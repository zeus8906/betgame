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6D167" w14:textId="77777777" w:rsidR="004532BE" w:rsidRPr="00C57E90" w:rsidRDefault="004532BE" w:rsidP="00AB3069">
      <w:pPr>
        <w:pStyle w:val="Cm"/>
        <w:jc w:val="center"/>
        <w:rPr>
          <w:b/>
        </w:rPr>
      </w:pPr>
      <w:r w:rsidRPr="00C57E90">
        <w:rPr>
          <w:b/>
        </w:rPr>
        <w:t>Functional Specification Document</w:t>
      </w:r>
    </w:p>
    <w:p w14:paraId="312C17EA" w14:textId="77777777" w:rsidR="004532BE" w:rsidRPr="00C57E90" w:rsidRDefault="004532BE" w:rsidP="00AB3069">
      <w:pPr>
        <w:pStyle w:val="Cm"/>
        <w:jc w:val="center"/>
        <w:rPr>
          <w:b/>
        </w:rPr>
      </w:pPr>
      <w:r w:rsidRPr="00C57E90">
        <w:rPr>
          <w:b/>
        </w:rPr>
        <w:t>-</w:t>
      </w:r>
    </w:p>
    <w:p w14:paraId="039E2808" w14:textId="77777777" w:rsidR="004532BE" w:rsidRPr="00C57E90" w:rsidRDefault="004532BE" w:rsidP="00AB3069">
      <w:pPr>
        <w:pStyle w:val="Cm"/>
        <w:jc w:val="center"/>
        <w:rPr>
          <w:b/>
        </w:rPr>
      </w:pPr>
      <w:r w:rsidRPr="00C57E90">
        <w:rPr>
          <w:b/>
        </w:rPr>
        <w:t>BetGame</w:t>
      </w:r>
    </w:p>
    <w:p w14:paraId="65725AF9" w14:textId="77777777" w:rsidR="00C57E90" w:rsidRDefault="00C57E90" w:rsidP="00AB3069">
      <w:pPr>
        <w:pStyle w:val="Cm"/>
        <w:jc w:val="center"/>
      </w:pPr>
      <w:r>
        <w:br w:type="page"/>
      </w:r>
    </w:p>
    <w:sdt>
      <w:sdtPr>
        <w:rPr>
          <w:rFonts w:asciiTheme="minorHAnsi" w:eastAsiaTheme="minorHAnsi" w:hAnsiTheme="minorHAnsi" w:cstheme="minorBidi"/>
          <w:color w:val="auto"/>
          <w:sz w:val="22"/>
          <w:szCs w:val="22"/>
          <w:lang w:val="hu-HU"/>
        </w:rPr>
        <w:id w:val="1964925401"/>
        <w:docPartObj>
          <w:docPartGallery w:val="Table of Contents"/>
          <w:docPartUnique/>
        </w:docPartObj>
      </w:sdtPr>
      <w:sdtEndPr>
        <w:rPr>
          <w:b/>
          <w:bCs/>
        </w:rPr>
      </w:sdtEndPr>
      <w:sdtContent>
        <w:p w14:paraId="6F18F8C4" w14:textId="77777777" w:rsidR="00C57E90" w:rsidRDefault="00C57E90" w:rsidP="00AB3069">
          <w:pPr>
            <w:pStyle w:val="Tartalomjegyzkcmsora"/>
            <w:jc w:val="both"/>
          </w:pPr>
          <w:proofErr w:type="spellStart"/>
          <w:r>
            <w:rPr>
              <w:lang w:val="hu-HU"/>
            </w:rPr>
            <w:t>Table</w:t>
          </w:r>
          <w:proofErr w:type="spellEnd"/>
          <w:r>
            <w:rPr>
              <w:lang w:val="hu-HU"/>
            </w:rPr>
            <w:t xml:space="preserve"> of </w:t>
          </w:r>
          <w:proofErr w:type="spellStart"/>
          <w:r>
            <w:rPr>
              <w:lang w:val="hu-HU"/>
            </w:rPr>
            <w:t>contents</w:t>
          </w:r>
          <w:proofErr w:type="spellEnd"/>
        </w:p>
        <w:p w14:paraId="050C5CD0" w14:textId="77777777" w:rsidR="00507126" w:rsidRDefault="00C57E90">
          <w:pPr>
            <w:pStyle w:val="TJ1"/>
            <w:tabs>
              <w:tab w:val="left" w:pos="440"/>
              <w:tab w:val="right" w:leader="dot" w:pos="9350"/>
            </w:tabs>
            <w:rPr>
              <w:ins w:id="0" w:author="zeusz" w:date="2014-08-21T17:39:00Z"/>
              <w:rFonts w:eastAsiaTheme="minorEastAsia"/>
              <w:noProof/>
            </w:rPr>
          </w:pPr>
          <w:r>
            <w:fldChar w:fldCharType="begin"/>
          </w:r>
          <w:r>
            <w:instrText xml:space="preserve"> TOC \o "1-3" \h \z \u </w:instrText>
          </w:r>
          <w:r>
            <w:fldChar w:fldCharType="separate"/>
          </w:r>
          <w:ins w:id="1" w:author="zeusz" w:date="2014-08-21T17:39:00Z">
            <w:r w:rsidR="00507126" w:rsidRPr="00036126">
              <w:rPr>
                <w:rStyle w:val="Hiperhivatkozs"/>
                <w:noProof/>
              </w:rPr>
              <w:fldChar w:fldCharType="begin"/>
            </w:r>
            <w:r w:rsidR="00507126" w:rsidRPr="00036126">
              <w:rPr>
                <w:rStyle w:val="Hiperhivatkozs"/>
                <w:noProof/>
              </w:rPr>
              <w:instrText xml:space="preserve"> </w:instrText>
            </w:r>
            <w:r w:rsidR="00507126">
              <w:rPr>
                <w:noProof/>
              </w:rPr>
              <w:instrText>HYPERLINK \l "_Toc396406121"</w:instrText>
            </w:r>
            <w:r w:rsidR="00507126" w:rsidRPr="00036126">
              <w:rPr>
                <w:rStyle w:val="Hiperhivatkozs"/>
                <w:noProof/>
              </w:rPr>
              <w:instrText xml:space="preserve"> </w:instrText>
            </w:r>
            <w:r w:rsidR="00507126" w:rsidRPr="00036126">
              <w:rPr>
                <w:rStyle w:val="Hiperhivatkozs"/>
                <w:noProof/>
              </w:rPr>
            </w:r>
            <w:r w:rsidR="00507126" w:rsidRPr="00036126">
              <w:rPr>
                <w:rStyle w:val="Hiperhivatkozs"/>
                <w:noProof/>
              </w:rPr>
              <w:fldChar w:fldCharType="separate"/>
            </w:r>
            <w:r w:rsidR="00507126" w:rsidRPr="00036126">
              <w:rPr>
                <w:rStyle w:val="Hiperhivatkozs"/>
                <w:noProof/>
              </w:rPr>
              <w:t>1.</w:t>
            </w:r>
            <w:r w:rsidR="00507126">
              <w:rPr>
                <w:rFonts w:eastAsiaTheme="minorEastAsia"/>
                <w:noProof/>
              </w:rPr>
              <w:tab/>
            </w:r>
            <w:r w:rsidR="00507126" w:rsidRPr="00036126">
              <w:rPr>
                <w:rStyle w:val="Hiperhivatkozs"/>
                <w:noProof/>
              </w:rPr>
              <w:t>Overview</w:t>
            </w:r>
            <w:r w:rsidR="00507126">
              <w:rPr>
                <w:noProof/>
                <w:webHidden/>
              </w:rPr>
              <w:tab/>
            </w:r>
            <w:r w:rsidR="00507126">
              <w:rPr>
                <w:noProof/>
                <w:webHidden/>
              </w:rPr>
              <w:fldChar w:fldCharType="begin"/>
            </w:r>
            <w:r w:rsidR="00507126">
              <w:rPr>
                <w:noProof/>
                <w:webHidden/>
              </w:rPr>
              <w:instrText xml:space="preserve"> PAGEREF _Toc396406121 \h </w:instrText>
            </w:r>
            <w:r w:rsidR="00507126">
              <w:rPr>
                <w:noProof/>
                <w:webHidden/>
              </w:rPr>
            </w:r>
          </w:ins>
          <w:r w:rsidR="00507126">
            <w:rPr>
              <w:noProof/>
              <w:webHidden/>
            </w:rPr>
            <w:fldChar w:fldCharType="separate"/>
          </w:r>
          <w:ins w:id="2" w:author="zeusz" w:date="2014-08-21T17:39:00Z">
            <w:r w:rsidR="00507126">
              <w:rPr>
                <w:noProof/>
                <w:webHidden/>
              </w:rPr>
              <w:t>4</w:t>
            </w:r>
            <w:r w:rsidR="00507126">
              <w:rPr>
                <w:noProof/>
                <w:webHidden/>
              </w:rPr>
              <w:fldChar w:fldCharType="end"/>
            </w:r>
            <w:r w:rsidR="00507126" w:rsidRPr="00036126">
              <w:rPr>
                <w:rStyle w:val="Hiperhivatkozs"/>
                <w:noProof/>
              </w:rPr>
              <w:fldChar w:fldCharType="end"/>
            </w:r>
          </w:ins>
        </w:p>
        <w:p w14:paraId="465158FA" w14:textId="77777777" w:rsidR="00507126" w:rsidRDefault="00507126">
          <w:pPr>
            <w:pStyle w:val="TJ1"/>
            <w:tabs>
              <w:tab w:val="left" w:pos="440"/>
              <w:tab w:val="right" w:leader="dot" w:pos="9350"/>
            </w:tabs>
            <w:rPr>
              <w:ins w:id="3" w:author="zeusz" w:date="2014-08-21T17:39:00Z"/>
              <w:rFonts w:eastAsiaTheme="minorEastAsia"/>
              <w:noProof/>
            </w:rPr>
          </w:pPr>
          <w:ins w:id="4"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"_Toc396406122"</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2.</w:t>
            </w:r>
            <w:r>
              <w:rPr>
                <w:rFonts w:eastAsiaTheme="minorEastAsia"/>
                <w:noProof/>
              </w:rPr>
              <w:tab/>
            </w:r>
            <w:r w:rsidRPr="00036126">
              <w:rPr>
                <w:rStyle w:val="Hiperhivatkozs"/>
                <w:noProof/>
              </w:rPr>
              <w:t>Login screen</w:t>
            </w:r>
            <w:r>
              <w:rPr>
                <w:noProof/>
                <w:webHidden/>
              </w:rPr>
              <w:tab/>
            </w:r>
            <w:r>
              <w:rPr>
                <w:noProof/>
                <w:webHidden/>
              </w:rPr>
              <w:fldChar w:fldCharType="begin"/>
            </w:r>
            <w:r>
              <w:rPr>
                <w:noProof/>
                <w:webHidden/>
              </w:rPr>
              <w:instrText xml:space="preserve"> PAGEREF _Toc396406122 \h </w:instrText>
            </w:r>
            <w:r>
              <w:rPr>
                <w:noProof/>
                <w:webHidden/>
              </w:rPr>
            </w:r>
          </w:ins>
          <w:r>
            <w:rPr>
              <w:noProof/>
              <w:webHidden/>
            </w:rPr>
            <w:fldChar w:fldCharType="separate"/>
          </w:r>
          <w:ins w:id="5" w:author="zeusz" w:date="2014-08-21T17:39:00Z">
            <w:r>
              <w:rPr>
                <w:noProof/>
                <w:webHidden/>
              </w:rPr>
              <w:t>4</w:t>
            </w:r>
            <w:r>
              <w:rPr>
                <w:noProof/>
                <w:webHidden/>
              </w:rPr>
              <w:fldChar w:fldCharType="end"/>
            </w:r>
            <w:r w:rsidRPr="00036126">
              <w:rPr>
                <w:rStyle w:val="Hiperhivatkozs"/>
                <w:noProof/>
              </w:rPr>
              <w:fldChar w:fldCharType="end"/>
            </w:r>
          </w:ins>
        </w:p>
        <w:p w14:paraId="39CF3840" w14:textId="77777777" w:rsidR="00507126" w:rsidRDefault="00507126">
          <w:pPr>
            <w:pStyle w:val="TJ1"/>
            <w:tabs>
              <w:tab w:val="left" w:pos="440"/>
              <w:tab w:val="right" w:leader="dot" w:pos="9350"/>
            </w:tabs>
            <w:rPr>
              <w:ins w:id="6" w:author="zeusz" w:date="2014-08-21T17:39:00Z"/>
              <w:rFonts w:eastAsiaTheme="minorEastAsia"/>
              <w:noProof/>
            </w:rPr>
          </w:pPr>
          <w:ins w:id="7"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"_Toc396406123"</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3.</w:t>
            </w:r>
            <w:r>
              <w:rPr>
                <w:rFonts w:eastAsiaTheme="minorEastAsia"/>
                <w:noProof/>
              </w:rPr>
              <w:tab/>
            </w:r>
            <w:r w:rsidRPr="00036126">
              <w:rPr>
                <w:rStyle w:val="Hiperhivatkozs"/>
                <w:noProof/>
              </w:rPr>
              <w:t>Forgotten Password</w:t>
            </w:r>
            <w:r>
              <w:rPr>
                <w:noProof/>
                <w:webHidden/>
              </w:rPr>
              <w:tab/>
            </w:r>
            <w:r>
              <w:rPr>
                <w:noProof/>
                <w:webHidden/>
              </w:rPr>
              <w:fldChar w:fldCharType="begin"/>
            </w:r>
            <w:r>
              <w:rPr>
                <w:noProof/>
                <w:webHidden/>
              </w:rPr>
              <w:instrText xml:space="preserve"> PAGEREF _Toc396406123 \h </w:instrText>
            </w:r>
            <w:r>
              <w:rPr>
                <w:noProof/>
                <w:webHidden/>
              </w:rPr>
            </w:r>
          </w:ins>
          <w:r>
            <w:rPr>
              <w:noProof/>
              <w:webHidden/>
            </w:rPr>
            <w:fldChar w:fldCharType="separate"/>
          </w:r>
          <w:ins w:id="8" w:author="zeusz" w:date="2014-08-21T17:39:00Z">
            <w:r>
              <w:rPr>
                <w:noProof/>
                <w:webHidden/>
              </w:rPr>
              <w:t>5</w:t>
            </w:r>
            <w:r>
              <w:rPr>
                <w:noProof/>
                <w:webHidden/>
              </w:rPr>
              <w:fldChar w:fldCharType="end"/>
            </w:r>
            <w:r w:rsidRPr="00036126">
              <w:rPr>
                <w:rStyle w:val="Hiperhivatkozs"/>
                <w:noProof/>
              </w:rPr>
              <w:fldChar w:fldCharType="end"/>
            </w:r>
          </w:ins>
        </w:p>
        <w:p w14:paraId="5DADC963" w14:textId="77777777" w:rsidR="00507126" w:rsidRDefault="00507126">
          <w:pPr>
            <w:pStyle w:val="TJ1"/>
            <w:tabs>
              <w:tab w:val="left" w:pos="440"/>
              <w:tab w:val="right" w:leader="dot" w:pos="9350"/>
            </w:tabs>
            <w:rPr>
              <w:ins w:id="9" w:author="zeusz" w:date="2014-08-21T17:39:00Z"/>
              <w:rFonts w:eastAsiaTheme="minorEastAsia"/>
              <w:noProof/>
            </w:rPr>
          </w:pPr>
          <w:ins w:id="10"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"_Toc396406124"</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4.</w:t>
            </w:r>
            <w:r>
              <w:rPr>
                <w:rFonts w:eastAsiaTheme="minorEastAsia"/>
                <w:noProof/>
              </w:rPr>
              <w:tab/>
            </w:r>
            <w:r w:rsidRPr="00036126">
              <w:rPr>
                <w:rStyle w:val="Hiperhivatkozs"/>
                <w:noProof/>
              </w:rPr>
              <w:t>Registration screen</w:t>
            </w:r>
            <w:r>
              <w:rPr>
                <w:noProof/>
                <w:webHidden/>
              </w:rPr>
              <w:tab/>
            </w:r>
            <w:r>
              <w:rPr>
                <w:noProof/>
                <w:webHidden/>
              </w:rPr>
              <w:fldChar w:fldCharType="begin"/>
            </w:r>
            <w:r>
              <w:rPr>
                <w:noProof/>
                <w:webHidden/>
              </w:rPr>
              <w:instrText xml:space="preserve"> PAGEREF _Toc396406124 \h </w:instrText>
            </w:r>
            <w:r>
              <w:rPr>
                <w:noProof/>
                <w:webHidden/>
              </w:rPr>
            </w:r>
          </w:ins>
          <w:r>
            <w:rPr>
              <w:noProof/>
              <w:webHidden/>
            </w:rPr>
            <w:fldChar w:fldCharType="separate"/>
          </w:r>
          <w:ins w:id="11" w:author="zeusz" w:date="2014-08-21T17:39:00Z">
            <w:r>
              <w:rPr>
                <w:noProof/>
                <w:webHidden/>
              </w:rPr>
              <w:t>6</w:t>
            </w:r>
            <w:r>
              <w:rPr>
                <w:noProof/>
                <w:webHidden/>
              </w:rPr>
              <w:fldChar w:fldCharType="end"/>
            </w:r>
            <w:r w:rsidRPr="00036126">
              <w:rPr>
                <w:rStyle w:val="Hiperhivatkozs"/>
                <w:noProof/>
              </w:rPr>
              <w:fldChar w:fldCharType="end"/>
            </w:r>
          </w:ins>
        </w:p>
        <w:p w14:paraId="6F13C882" w14:textId="77777777" w:rsidR="00507126" w:rsidRDefault="00507126">
          <w:pPr>
            <w:pStyle w:val="TJ2"/>
            <w:tabs>
              <w:tab w:val="right" w:leader="dot" w:pos="9350"/>
            </w:tabs>
            <w:rPr>
              <w:ins w:id="12" w:author="zeusz" w:date="2014-08-21T17:39:00Z"/>
              <w:rFonts w:eastAsiaTheme="minorEastAsia"/>
              <w:noProof/>
            </w:rPr>
          </w:pPr>
          <w:ins w:id="13"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"_Toc396406125"</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i/>
                <w:iCs/>
                <w:noProof/>
              </w:rPr>
              <w:t>Required information:</w:t>
            </w:r>
            <w:r>
              <w:rPr>
                <w:noProof/>
                <w:webHidden/>
              </w:rPr>
              <w:tab/>
            </w:r>
            <w:r>
              <w:rPr>
                <w:noProof/>
                <w:webHidden/>
              </w:rPr>
              <w:fldChar w:fldCharType="begin"/>
            </w:r>
            <w:r>
              <w:rPr>
                <w:noProof/>
                <w:webHidden/>
              </w:rPr>
              <w:instrText xml:space="preserve"> PAGEREF _Toc396406125 \h </w:instrText>
            </w:r>
            <w:r>
              <w:rPr>
                <w:noProof/>
                <w:webHidden/>
              </w:rPr>
            </w:r>
          </w:ins>
          <w:r>
            <w:rPr>
              <w:noProof/>
              <w:webHidden/>
            </w:rPr>
            <w:fldChar w:fldCharType="separate"/>
          </w:r>
          <w:ins w:id="14" w:author="zeusz" w:date="2014-08-21T17:39:00Z">
            <w:r>
              <w:rPr>
                <w:noProof/>
                <w:webHidden/>
              </w:rPr>
              <w:t>6</w:t>
            </w:r>
            <w:r>
              <w:rPr>
                <w:noProof/>
                <w:webHidden/>
              </w:rPr>
              <w:fldChar w:fldCharType="end"/>
            </w:r>
            <w:r w:rsidRPr="00036126">
              <w:rPr>
                <w:rStyle w:val="Hiperhivatkozs"/>
                <w:noProof/>
              </w:rPr>
              <w:fldChar w:fldCharType="end"/>
            </w:r>
          </w:ins>
        </w:p>
        <w:p w14:paraId="6500127E" w14:textId="77777777" w:rsidR="00507126" w:rsidRDefault="00507126">
          <w:pPr>
            <w:pStyle w:val="TJ2"/>
            <w:tabs>
              <w:tab w:val="right" w:leader="dot" w:pos="9350"/>
            </w:tabs>
            <w:rPr>
              <w:ins w:id="15" w:author="zeusz" w:date="2014-08-21T17:39:00Z"/>
              <w:rFonts w:eastAsiaTheme="minorEastAsia"/>
              <w:noProof/>
            </w:rPr>
          </w:pPr>
          <w:ins w:id="16"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"_Toc396406126"</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i/>
                <w:iCs/>
                <w:noProof/>
              </w:rPr>
              <w:t>Optional Information:</w:t>
            </w:r>
            <w:r>
              <w:rPr>
                <w:noProof/>
                <w:webHidden/>
              </w:rPr>
              <w:tab/>
            </w:r>
            <w:r>
              <w:rPr>
                <w:noProof/>
                <w:webHidden/>
              </w:rPr>
              <w:fldChar w:fldCharType="begin"/>
            </w:r>
            <w:r>
              <w:rPr>
                <w:noProof/>
                <w:webHidden/>
              </w:rPr>
              <w:instrText xml:space="preserve"> PAGEREF _Toc396406126 \h </w:instrText>
            </w:r>
            <w:r>
              <w:rPr>
                <w:noProof/>
                <w:webHidden/>
              </w:rPr>
            </w:r>
          </w:ins>
          <w:r>
            <w:rPr>
              <w:noProof/>
              <w:webHidden/>
            </w:rPr>
            <w:fldChar w:fldCharType="separate"/>
          </w:r>
          <w:ins w:id="17" w:author="zeusz" w:date="2014-08-21T17:39:00Z">
            <w:r>
              <w:rPr>
                <w:noProof/>
                <w:webHidden/>
              </w:rPr>
              <w:t>6</w:t>
            </w:r>
            <w:r>
              <w:rPr>
                <w:noProof/>
                <w:webHidden/>
              </w:rPr>
              <w:fldChar w:fldCharType="end"/>
            </w:r>
            <w:r w:rsidRPr="00036126">
              <w:rPr>
                <w:rStyle w:val="Hiperhivatkozs"/>
                <w:noProof/>
              </w:rPr>
              <w:fldChar w:fldCharType="end"/>
            </w:r>
          </w:ins>
        </w:p>
        <w:p w14:paraId="4ED261EF" w14:textId="77777777" w:rsidR="00507126" w:rsidRDefault="00507126">
          <w:pPr>
            <w:pStyle w:val="TJ1"/>
            <w:tabs>
              <w:tab w:val="left" w:pos="440"/>
              <w:tab w:val="right" w:leader="dot" w:pos="9350"/>
            </w:tabs>
            <w:rPr>
              <w:ins w:id="18" w:author="zeusz" w:date="2014-08-21T17:39:00Z"/>
              <w:rFonts w:eastAsiaTheme="minorEastAsia"/>
              <w:noProof/>
            </w:rPr>
          </w:pPr>
          <w:ins w:id="19"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"_Toc396406127"</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5.</w:t>
            </w:r>
            <w:r>
              <w:rPr>
                <w:rFonts w:eastAsiaTheme="minorEastAsia"/>
                <w:noProof/>
              </w:rPr>
              <w:tab/>
            </w:r>
            <w:r w:rsidRPr="00036126">
              <w:rPr>
                <w:rStyle w:val="Hiperhivatkozs"/>
                <w:noProof/>
              </w:rPr>
              <w:t>User home</w:t>
            </w:r>
            <w:r>
              <w:rPr>
                <w:noProof/>
                <w:webHidden/>
              </w:rPr>
              <w:tab/>
            </w:r>
            <w:r>
              <w:rPr>
                <w:noProof/>
                <w:webHidden/>
              </w:rPr>
              <w:fldChar w:fldCharType="begin"/>
            </w:r>
            <w:r>
              <w:rPr>
                <w:noProof/>
                <w:webHidden/>
              </w:rPr>
              <w:instrText xml:space="preserve"> PAGEREF _Toc396406127 \h </w:instrText>
            </w:r>
            <w:r>
              <w:rPr>
                <w:noProof/>
                <w:webHidden/>
              </w:rPr>
            </w:r>
          </w:ins>
          <w:r>
            <w:rPr>
              <w:noProof/>
              <w:webHidden/>
            </w:rPr>
            <w:fldChar w:fldCharType="separate"/>
          </w:r>
          <w:ins w:id="20" w:author="zeusz" w:date="2014-08-21T17:39:00Z">
            <w:r>
              <w:rPr>
                <w:noProof/>
                <w:webHidden/>
              </w:rPr>
              <w:t>7</w:t>
            </w:r>
            <w:r>
              <w:rPr>
                <w:noProof/>
                <w:webHidden/>
              </w:rPr>
              <w:fldChar w:fldCharType="end"/>
            </w:r>
            <w:r w:rsidRPr="00036126">
              <w:rPr>
                <w:rStyle w:val="Hiperhivatkozs"/>
                <w:noProof/>
              </w:rPr>
              <w:fldChar w:fldCharType="end"/>
            </w:r>
          </w:ins>
        </w:p>
        <w:p w14:paraId="7803F8D2" w14:textId="77777777" w:rsidR="00507126" w:rsidRDefault="00507126">
          <w:pPr>
            <w:pStyle w:val="TJ2"/>
            <w:tabs>
              <w:tab w:val="right" w:leader="dot" w:pos="9350"/>
            </w:tabs>
            <w:rPr>
              <w:ins w:id="21" w:author="zeusz" w:date="2014-08-21T17:39:00Z"/>
              <w:rFonts w:eastAsiaTheme="minorEastAsia"/>
              <w:noProof/>
            </w:rPr>
          </w:pPr>
          <w:ins w:id="22"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"_Toc396406128"</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5.1 Menu items:</w:t>
            </w:r>
            <w:r>
              <w:rPr>
                <w:noProof/>
                <w:webHidden/>
              </w:rPr>
              <w:tab/>
            </w:r>
            <w:r>
              <w:rPr>
                <w:noProof/>
                <w:webHidden/>
              </w:rPr>
              <w:fldChar w:fldCharType="begin"/>
            </w:r>
            <w:r>
              <w:rPr>
                <w:noProof/>
                <w:webHidden/>
              </w:rPr>
              <w:instrText xml:space="preserve"> PAGEREF _Toc396406128 \h </w:instrText>
            </w:r>
            <w:r>
              <w:rPr>
                <w:noProof/>
                <w:webHidden/>
              </w:rPr>
            </w:r>
          </w:ins>
          <w:r>
            <w:rPr>
              <w:noProof/>
              <w:webHidden/>
            </w:rPr>
            <w:fldChar w:fldCharType="separate"/>
          </w:r>
          <w:ins w:id="23" w:author="zeusz" w:date="2014-08-21T17:39:00Z">
            <w:r>
              <w:rPr>
                <w:noProof/>
                <w:webHidden/>
              </w:rPr>
              <w:t>7</w:t>
            </w:r>
            <w:r>
              <w:rPr>
                <w:noProof/>
                <w:webHidden/>
              </w:rPr>
              <w:fldChar w:fldCharType="end"/>
            </w:r>
            <w:r w:rsidRPr="00036126">
              <w:rPr>
                <w:rStyle w:val="Hiperhivatkozs"/>
                <w:noProof/>
              </w:rPr>
              <w:fldChar w:fldCharType="end"/>
            </w:r>
          </w:ins>
        </w:p>
        <w:p w14:paraId="4B6D78D0" w14:textId="77777777" w:rsidR="00507126" w:rsidRDefault="00507126">
          <w:pPr>
            <w:pStyle w:val="TJ2"/>
            <w:tabs>
              <w:tab w:val="right" w:leader="dot" w:pos="9350"/>
            </w:tabs>
            <w:rPr>
              <w:ins w:id="24" w:author="zeusz" w:date="2014-08-21T17:39:00Z"/>
              <w:rFonts w:eastAsiaTheme="minorEastAsia"/>
              <w:noProof/>
            </w:rPr>
          </w:pPr>
          <w:ins w:id="25"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"_Toc396406129"</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5.2 Tickets</w:t>
            </w:r>
            <w:r>
              <w:rPr>
                <w:noProof/>
                <w:webHidden/>
              </w:rPr>
              <w:tab/>
            </w:r>
            <w:r>
              <w:rPr>
                <w:noProof/>
                <w:webHidden/>
              </w:rPr>
              <w:fldChar w:fldCharType="begin"/>
            </w:r>
            <w:r>
              <w:rPr>
                <w:noProof/>
                <w:webHidden/>
              </w:rPr>
              <w:instrText xml:space="preserve"> PAGEREF _Toc396406129 \h </w:instrText>
            </w:r>
            <w:r>
              <w:rPr>
                <w:noProof/>
                <w:webHidden/>
              </w:rPr>
            </w:r>
          </w:ins>
          <w:r>
            <w:rPr>
              <w:noProof/>
              <w:webHidden/>
            </w:rPr>
            <w:fldChar w:fldCharType="separate"/>
          </w:r>
          <w:ins w:id="26" w:author="zeusz" w:date="2014-08-21T17:39:00Z">
            <w:r>
              <w:rPr>
                <w:noProof/>
                <w:webHidden/>
              </w:rPr>
              <w:t>7</w:t>
            </w:r>
            <w:r>
              <w:rPr>
                <w:noProof/>
                <w:webHidden/>
              </w:rPr>
              <w:fldChar w:fldCharType="end"/>
            </w:r>
            <w:r w:rsidRPr="00036126">
              <w:rPr>
                <w:rStyle w:val="Hiperhivatkozs"/>
                <w:noProof/>
              </w:rPr>
              <w:fldChar w:fldCharType="end"/>
            </w:r>
          </w:ins>
        </w:p>
        <w:p w14:paraId="41C0AC63" w14:textId="77777777" w:rsidR="00507126" w:rsidRDefault="00507126">
          <w:pPr>
            <w:pStyle w:val="TJ1"/>
            <w:tabs>
              <w:tab w:val="left" w:pos="440"/>
              <w:tab w:val="right" w:leader="dot" w:pos="9350"/>
            </w:tabs>
            <w:rPr>
              <w:ins w:id="27" w:author="zeusz" w:date="2014-08-21T17:39:00Z"/>
              <w:rFonts w:eastAsiaTheme="minorEastAsia"/>
              <w:noProof/>
            </w:rPr>
          </w:pPr>
          <w:ins w:id="28"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"_Toc396406130"</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6.</w:t>
            </w:r>
            <w:r>
              <w:rPr>
                <w:rFonts w:eastAsiaTheme="minorEastAsia"/>
                <w:noProof/>
              </w:rPr>
              <w:tab/>
            </w:r>
            <w:r w:rsidRPr="00036126">
              <w:rPr>
                <w:rStyle w:val="Hiperhivatkozs"/>
                <w:noProof/>
              </w:rPr>
              <w:t>Creating a new game</w:t>
            </w:r>
            <w:r>
              <w:rPr>
                <w:noProof/>
                <w:webHidden/>
              </w:rPr>
              <w:tab/>
            </w:r>
            <w:r>
              <w:rPr>
                <w:noProof/>
                <w:webHidden/>
              </w:rPr>
              <w:fldChar w:fldCharType="begin"/>
            </w:r>
            <w:r>
              <w:rPr>
                <w:noProof/>
                <w:webHidden/>
              </w:rPr>
              <w:instrText xml:space="preserve"> PAGEREF _Toc396406130 \h </w:instrText>
            </w:r>
            <w:r>
              <w:rPr>
                <w:noProof/>
                <w:webHidden/>
              </w:rPr>
            </w:r>
          </w:ins>
          <w:r>
            <w:rPr>
              <w:noProof/>
              <w:webHidden/>
            </w:rPr>
            <w:fldChar w:fldCharType="separate"/>
          </w:r>
          <w:ins w:id="29" w:author="zeusz" w:date="2014-08-21T17:39:00Z">
            <w:r>
              <w:rPr>
                <w:noProof/>
                <w:webHidden/>
              </w:rPr>
              <w:t>8</w:t>
            </w:r>
            <w:r>
              <w:rPr>
                <w:noProof/>
                <w:webHidden/>
              </w:rPr>
              <w:fldChar w:fldCharType="end"/>
            </w:r>
            <w:r w:rsidRPr="00036126">
              <w:rPr>
                <w:rStyle w:val="Hiperhivatkozs"/>
                <w:noProof/>
              </w:rPr>
              <w:fldChar w:fldCharType="end"/>
            </w:r>
          </w:ins>
        </w:p>
        <w:p w14:paraId="17A2303A" w14:textId="77777777" w:rsidR="00507126" w:rsidRDefault="00507126">
          <w:pPr>
            <w:pStyle w:val="TJ2"/>
            <w:tabs>
              <w:tab w:val="right" w:leader="dot" w:pos="9350"/>
            </w:tabs>
            <w:rPr>
              <w:ins w:id="30" w:author="zeusz" w:date="2014-08-21T17:39:00Z"/>
              <w:rFonts w:eastAsiaTheme="minorEastAsia"/>
              <w:noProof/>
            </w:rPr>
          </w:pPr>
          <w:ins w:id="31"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"_Toc396406131"</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6.1 Name of the game</w:t>
            </w:r>
            <w:r>
              <w:rPr>
                <w:noProof/>
                <w:webHidden/>
              </w:rPr>
              <w:tab/>
            </w:r>
            <w:r>
              <w:rPr>
                <w:noProof/>
                <w:webHidden/>
              </w:rPr>
              <w:fldChar w:fldCharType="begin"/>
            </w:r>
            <w:r>
              <w:rPr>
                <w:noProof/>
                <w:webHidden/>
              </w:rPr>
              <w:instrText xml:space="preserve"> PAGEREF _Toc396406131 \h </w:instrText>
            </w:r>
            <w:r>
              <w:rPr>
                <w:noProof/>
                <w:webHidden/>
              </w:rPr>
            </w:r>
          </w:ins>
          <w:r>
            <w:rPr>
              <w:noProof/>
              <w:webHidden/>
            </w:rPr>
            <w:fldChar w:fldCharType="separate"/>
          </w:r>
          <w:ins w:id="32" w:author="zeusz" w:date="2014-08-21T17:39:00Z">
            <w:r>
              <w:rPr>
                <w:noProof/>
                <w:webHidden/>
              </w:rPr>
              <w:t>8</w:t>
            </w:r>
            <w:r>
              <w:rPr>
                <w:noProof/>
                <w:webHidden/>
              </w:rPr>
              <w:fldChar w:fldCharType="end"/>
            </w:r>
            <w:r w:rsidRPr="00036126">
              <w:rPr>
                <w:rStyle w:val="Hiperhivatkozs"/>
                <w:noProof/>
              </w:rPr>
              <w:fldChar w:fldCharType="end"/>
            </w:r>
          </w:ins>
        </w:p>
        <w:p w14:paraId="4420E7E1" w14:textId="77777777" w:rsidR="00507126" w:rsidRDefault="00507126">
          <w:pPr>
            <w:pStyle w:val="TJ2"/>
            <w:tabs>
              <w:tab w:val="right" w:leader="dot" w:pos="9350"/>
            </w:tabs>
            <w:rPr>
              <w:ins w:id="33" w:author="zeusz" w:date="2014-08-21T17:39:00Z"/>
              <w:rFonts w:eastAsiaTheme="minorEastAsia"/>
              <w:noProof/>
            </w:rPr>
          </w:pPr>
          <w:ins w:id="34"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"_Toc396406132"</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6.2 Tournament type</w:t>
            </w:r>
            <w:r>
              <w:rPr>
                <w:noProof/>
                <w:webHidden/>
              </w:rPr>
              <w:tab/>
            </w:r>
            <w:r>
              <w:rPr>
                <w:noProof/>
                <w:webHidden/>
              </w:rPr>
              <w:fldChar w:fldCharType="begin"/>
            </w:r>
            <w:r>
              <w:rPr>
                <w:noProof/>
                <w:webHidden/>
              </w:rPr>
              <w:instrText xml:space="preserve"> PAGEREF _Toc396406132 \h </w:instrText>
            </w:r>
            <w:r>
              <w:rPr>
                <w:noProof/>
                <w:webHidden/>
              </w:rPr>
            </w:r>
          </w:ins>
          <w:r>
            <w:rPr>
              <w:noProof/>
              <w:webHidden/>
            </w:rPr>
            <w:fldChar w:fldCharType="separate"/>
          </w:r>
          <w:ins w:id="35" w:author="zeusz" w:date="2014-08-21T17:39:00Z">
            <w:r>
              <w:rPr>
                <w:noProof/>
                <w:webHidden/>
              </w:rPr>
              <w:t>8</w:t>
            </w:r>
            <w:r>
              <w:rPr>
                <w:noProof/>
                <w:webHidden/>
              </w:rPr>
              <w:fldChar w:fldCharType="end"/>
            </w:r>
            <w:r w:rsidRPr="00036126">
              <w:rPr>
                <w:rStyle w:val="Hiperhivatkozs"/>
                <w:noProof/>
              </w:rPr>
              <w:fldChar w:fldCharType="end"/>
            </w:r>
          </w:ins>
        </w:p>
        <w:p w14:paraId="3D6C6F2A" w14:textId="77777777" w:rsidR="00507126" w:rsidRDefault="00507126">
          <w:pPr>
            <w:pStyle w:val="TJ2"/>
            <w:tabs>
              <w:tab w:val="right" w:leader="dot" w:pos="9350"/>
            </w:tabs>
            <w:rPr>
              <w:ins w:id="36" w:author="zeusz" w:date="2014-08-21T17:39:00Z"/>
              <w:rFonts w:eastAsiaTheme="minorEastAsia"/>
              <w:noProof/>
            </w:rPr>
          </w:pPr>
          <w:ins w:id="37"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"_Toc396406133"</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6.3 Groups and teams</w:t>
            </w:r>
            <w:r>
              <w:rPr>
                <w:noProof/>
                <w:webHidden/>
              </w:rPr>
              <w:tab/>
            </w:r>
            <w:r>
              <w:rPr>
                <w:noProof/>
                <w:webHidden/>
              </w:rPr>
              <w:fldChar w:fldCharType="begin"/>
            </w:r>
            <w:r>
              <w:rPr>
                <w:noProof/>
                <w:webHidden/>
              </w:rPr>
              <w:instrText xml:space="preserve"> PAGEREF _Toc396406133 \h </w:instrText>
            </w:r>
            <w:r>
              <w:rPr>
                <w:noProof/>
                <w:webHidden/>
              </w:rPr>
            </w:r>
          </w:ins>
          <w:r>
            <w:rPr>
              <w:noProof/>
              <w:webHidden/>
            </w:rPr>
            <w:fldChar w:fldCharType="separate"/>
          </w:r>
          <w:ins w:id="38" w:author="zeusz" w:date="2014-08-21T17:39:00Z">
            <w:r>
              <w:rPr>
                <w:noProof/>
                <w:webHidden/>
              </w:rPr>
              <w:t>9</w:t>
            </w:r>
            <w:r>
              <w:rPr>
                <w:noProof/>
                <w:webHidden/>
              </w:rPr>
              <w:fldChar w:fldCharType="end"/>
            </w:r>
            <w:r w:rsidRPr="00036126">
              <w:rPr>
                <w:rStyle w:val="Hiperhivatkozs"/>
                <w:noProof/>
              </w:rPr>
              <w:fldChar w:fldCharType="end"/>
            </w:r>
          </w:ins>
        </w:p>
        <w:p w14:paraId="03F18297" w14:textId="77777777" w:rsidR="00507126" w:rsidRDefault="00507126">
          <w:pPr>
            <w:pStyle w:val="TJ2"/>
            <w:tabs>
              <w:tab w:val="right" w:leader="dot" w:pos="9350"/>
            </w:tabs>
            <w:rPr>
              <w:ins w:id="39" w:author="zeusz" w:date="2014-08-21T17:39:00Z"/>
              <w:rFonts w:eastAsiaTheme="minorEastAsia"/>
              <w:noProof/>
            </w:rPr>
          </w:pPr>
          <w:ins w:id="40"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"_Toc396406134"</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6.4 Fixtures</w:t>
            </w:r>
            <w:r>
              <w:rPr>
                <w:noProof/>
                <w:webHidden/>
              </w:rPr>
              <w:tab/>
            </w:r>
            <w:r>
              <w:rPr>
                <w:noProof/>
                <w:webHidden/>
              </w:rPr>
              <w:fldChar w:fldCharType="begin"/>
            </w:r>
            <w:r>
              <w:rPr>
                <w:noProof/>
                <w:webHidden/>
              </w:rPr>
              <w:instrText xml:space="preserve"> PAGEREF _Toc396406134 \h </w:instrText>
            </w:r>
            <w:r>
              <w:rPr>
                <w:noProof/>
                <w:webHidden/>
              </w:rPr>
            </w:r>
          </w:ins>
          <w:r>
            <w:rPr>
              <w:noProof/>
              <w:webHidden/>
            </w:rPr>
            <w:fldChar w:fldCharType="separate"/>
          </w:r>
          <w:ins w:id="41" w:author="zeusz" w:date="2014-08-21T17:39:00Z">
            <w:r>
              <w:rPr>
                <w:noProof/>
                <w:webHidden/>
              </w:rPr>
              <w:t>9</w:t>
            </w:r>
            <w:r>
              <w:rPr>
                <w:noProof/>
                <w:webHidden/>
              </w:rPr>
              <w:fldChar w:fldCharType="end"/>
            </w:r>
            <w:r w:rsidRPr="00036126">
              <w:rPr>
                <w:rStyle w:val="Hiperhivatkozs"/>
                <w:noProof/>
              </w:rPr>
              <w:fldChar w:fldCharType="end"/>
            </w:r>
          </w:ins>
        </w:p>
        <w:p w14:paraId="632B96A5" w14:textId="77777777" w:rsidR="00507126" w:rsidRDefault="00507126">
          <w:pPr>
            <w:pStyle w:val="TJ2"/>
            <w:tabs>
              <w:tab w:val="right" w:leader="dot" w:pos="9350"/>
            </w:tabs>
            <w:rPr>
              <w:ins w:id="42" w:author="zeusz" w:date="2014-08-21T17:39:00Z"/>
              <w:rFonts w:eastAsiaTheme="minorEastAsia"/>
              <w:noProof/>
            </w:rPr>
          </w:pPr>
          <w:ins w:id="43"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"_Toc396406135"</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6.5 Rules</w:t>
            </w:r>
            <w:r>
              <w:rPr>
                <w:noProof/>
                <w:webHidden/>
              </w:rPr>
              <w:tab/>
            </w:r>
            <w:r>
              <w:rPr>
                <w:noProof/>
                <w:webHidden/>
              </w:rPr>
              <w:fldChar w:fldCharType="begin"/>
            </w:r>
            <w:r>
              <w:rPr>
                <w:noProof/>
                <w:webHidden/>
              </w:rPr>
              <w:instrText xml:space="preserve"> PAGEREF _Toc396406135 \h </w:instrText>
            </w:r>
            <w:r>
              <w:rPr>
                <w:noProof/>
                <w:webHidden/>
              </w:rPr>
            </w:r>
          </w:ins>
          <w:r>
            <w:rPr>
              <w:noProof/>
              <w:webHidden/>
            </w:rPr>
            <w:fldChar w:fldCharType="separate"/>
          </w:r>
          <w:ins w:id="44" w:author="zeusz" w:date="2014-08-21T17:39:00Z">
            <w:r>
              <w:rPr>
                <w:noProof/>
                <w:webHidden/>
              </w:rPr>
              <w:t>10</w:t>
            </w:r>
            <w:r>
              <w:rPr>
                <w:noProof/>
                <w:webHidden/>
              </w:rPr>
              <w:fldChar w:fldCharType="end"/>
            </w:r>
            <w:r w:rsidRPr="00036126">
              <w:rPr>
                <w:rStyle w:val="Hiperhivatkozs"/>
                <w:noProof/>
              </w:rPr>
              <w:fldChar w:fldCharType="end"/>
            </w:r>
          </w:ins>
        </w:p>
        <w:p w14:paraId="1A3F3633" w14:textId="77777777" w:rsidR="00507126" w:rsidRDefault="00507126">
          <w:pPr>
            <w:pStyle w:val="TJ2"/>
            <w:tabs>
              <w:tab w:val="right" w:leader="dot" w:pos="9350"/>
            </w:tabs>
            <w:rPr>
              <w:ins w:id="45" w:author="zeusz" w:date="2014-08-21T17:39:00Z"/>
              <w:rFonts w:eastAsiaTheme="minorEastAsia"/>
              <w:noProof/>
            </w:rPr>
          </w:pPr>
          <w:ins w:id="46"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"_Toc396406136"</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6.6 Attendees</w:t>
            </w:r>
            <w:r>
              <w:rPr>
                <w:noProof/>
                <w:webHidden/>
              </w:rPr>
              <w:tab/>
            </w:r>
            <w:r>
              <w:rPr>
                <w:noProof/>
                <w:webHidden/>
              </w:rPr>
              <w:fldChar w:fldCharType="begin"/>
            </w:r>
            <w:r>
              <w:rPr>
                <w:noProof/>
                <w:webHidden/>
              </w:rPr>
              <w:instrText xml:space="preserve"> PAGEREF _Toc396406136 \h </w:instrText>
            </w:r>
            <w:r>
              <w:rPr>
                <w:noProof/>
                <w:webHidden/>
              </w:rPr>
            </w:r>
          </w:ins>
          <w:r>
            <w:rPr>
              <w:noProof/>
              <w:webHidden/>
            </w:rPr>
            <w:fldChar w:fldCharType="separate"/>
          </w:r>
          <w:ins w:id="47" w:author="zeusz" w:date="2014-08-21T17:39:00Z">
            <w:r>
              <w:rPr>
                <w:noProof/>
                <w:webHidden/>
              </w:rPr>
              <w:t>10</w:t>
            </w:r>
            <w:r>
              <w:rPr>
                <w:noProof/>
                <w:webHidden/>
              </w:rPr>
              <w:fldChar w:fldCharType="end"/>
            </w:r>
            <w:r w:rsidRPr="00036126">
              <w:rPr>
                <w:rStyle w:val="Hiperhivatkozs"/>
                <w:noProof/>
              </w:rPr>
              <w:fldChar w:fldCharType="end"/>
            </w:r>
          </w:ins>
        </w:p>
        <w:p w14:paraId="060EF87B" w14:textId="77777777" w:rsidR="00507126" w:rsidRDefault="00507126">
          <w:pPr>
            <w:pStyle w:val="TJ1"/>
            <w:tabs>
              <w:tab w:val="left" w:pos="440"/>
              <w:tab w:val="right" w:leader="dot" w:pos="9350"/>
            </w:tabs>
            <w:rPr>
              <w:ins w:id="48" w:author="zeusz" w:date="2014-08-21T17:39:00Z"/>
              <w:rFonts w:eastAsiaTheme="minorEastAsia"/>
              <w:noProof/>
            </w:rPr>
          </w:pPr>
          <w:ins w:id="49"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"_Toc396406137"</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7.</w:t>
            </w:r>
            <w:r>
              <w:rPr>
                <w:rFonts w:eastAsiaTheme="minorEastAsia"/>
                <w:noProof/>
              </w:rPr>
              <w:tab/>
            </w:r>
            <w:r w:rsidRPr="00036126">
              <w:rPr>
                <w:rStyle w:val="Hiperhivatkozs"/>
                <w:noProof/>
              </w:rPr>
              <w:t>Notification bar</w:t>
            </w:r>
            <w:r>
              <w:rPr>
                <w:noProof/>
                <w:webHidden/>
              </w:rPr>
              <w:tab/>
            </w:r>
            <w:r>
              <w:rPr>
                <w:noProof/>
                <w:webHidden/>
              </w:rPr>
              <w:fldChar w:fldCharType="begin"/>
            </w:r>
            <w:r>
              <w:rPr>
                <w:noProof/>
                <w:webHidden/>
              </w:rPr>
              <w:instrText xml:space="preserve"> PAGEREF _Toc396406137 \h </w:instrText>
            </w:r>
            <w:r>
              <w:rPr>
                <w:noProof/>
                <w:webHidden/>
              </w:rPr>
            </w:r>
          </w:ins>
          <w:r>
            <w:rPr>
              <w:noProof/>
              <w:webHidden/>
            </w:rPr>
            <w:fldChar w:fldCharType="separate"/>
          </w:r>
          <w:ins w:id="50" w:author="zeusz" w:date="2014-08-21T17:39:00Z">
            <w:r>
              <w:rPr>
                <w:noProof/>
                <w:webHidden/>
              </w:rPr>
              <w:t>12</w:t>
            </w:r>
            <w:r>
              <w:rPr>
                <w:noProof/>
                <w:webHidden/>
              </w:rPr>
              <w:fldChar w:fldCharType="end"/>
            </w:r>
            <w:r w:rsidRPr="00036126">
              <w:rPr>
                <w:rStyle w:val="Hiperhivatkozs"/>
                <w:noProof/>
              </w:rPr>
              <w:fldChar w:fldCharType="end"/>
            </w:r>
          </w:ins>
        </w:p>
        <w:p w14:paraId="075F31C5" w14:textId="77777777" w:rsidR="00507126" w:rsidRDefault="00507126">
          <w:pPr>
            <w:pStyle w:val="TJ1"/>
            <w:tabs>
              <w:tab w:val="left" w:pos="440"/>
              <w:tab w:val="right" w:leader="dot" w:pos="9350"/>
            </w:tabs>
            <w:rPr>
              <w:ins w:id="51" w:author="zeusz" w:date="2014-08-21T17:39:00Z"/>
              <w:rFonts w:eastAsiaTheme="minorEastAsia"/>
              <w:noProof/>
            </w:rPr>
          </w:pPr>
          <w:ins w:id="52"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"_Toc396406138"</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8.</w:t>
            </w:r>
            <w:r>
              <w:rPr>
                <w:rFonts w:eastAsiaTheme="minorEastAsia"/>
                <w:noProof/>
              </w:rPr>
              <w:tab/>
            </w:r>
            <w:r w:rsidRPr="00036126">
              <w:rPr>
                <w:rStyle w:val="Hiperhivatkozs"/>
                <w:noProof/>
              </w:rPr>
              <w:t>Game portal – With user role</w:t>
            </w:r>
            <w:r>
              <w:rPr>
                <w:noProof/>
                <w:webHidden/>
              </w:rPr>
              <w:tab/>
            </w:r>
            <w:r>
              <w:rPr>
                <w:noProof/>
                <w:webHidden/>
              </w:rPr>
              <w:fldChar w:fldCharType="begin"/>
            </w:r>
            <w:r>
              <w:rPr>
                <w:noProof/>
                <w:webHidden/>
              </w:rPr>
              <w:instrText xml:space="preserve"> PAGEREF _Toc396406138 \h </w:instrText>
            </w:r>
            <w:r>
              <w:rPr>
                <w:noProof/>
                <w:webHidden/>
              </w:rPr>
            </w:r>
          </w:ins>
          <w:r>
            <w:rPr>
              <w:noProof/>
              <w:webHidden/>
            </w:rPr>
            <w:fldChar w:fldCharType="separate"/>
          </w:r>
          <w:ins w:id="53" w:author="zeusz" w:date="2014-08-21T17:39:00Z">
            <w:r>
              <w:rPr>
                <w:noProof/>
                <w:webHidden/>
              </w:rPr>
              <w:t>13</w:t>
            </w:r>
            <w:r>
              <w:rPr>
                <w:noProof/>
                <w:webHidden/>
              </w:rPr>
              <w:fldChar w:fldCharType="end"/>
            </w:r>
            <w:r w:rsidRPr="00036126">
              <w:rPr>
                <w:rStyle w:val="Hiperhivatkozs"/>
                <w:noProof/>
              </w:rPr>
              <w:fldChar w:fldCharType="end"/>
            </w:r>
          </w:ins>
        </w:p>
        <w:p w14:paraId="6A05170C" w14:textId="77777777" w:rsidR="00507126" w:rsidRDefault="00507126">
          <w:pPr>
            <w:pStyle w:val="TJ2"/>
            <w:tabs>
              <w:tab w:val="left" w:pos="880"/>
              <w:tab w:val="right" w:leader="dot" w:pos="9350"/>
            </w:tabs>
            <w:rPr>
              <w:ins w:id="54" w:author="zeusz" w:date="2014-08-21T17:39:00Z"/>
              <w:rFonts w:eastAsiaTheme="minorEastAsia"/>
              <w:noProof/>
            </w:rPr>
          </w:pPr>
          <w:ins w:id="55"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"_Toc396406139"</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8.1</w:t>
            </w:r>
            <w:r>
              <w:rPr>
                <w:rFonts w:eastAsiaTheme="minorEastAsia"/>
                <w:noProof/>
              </w:rPr>
              <w:tab/>
            </w:r>
            <w:r w:rsidRPr="00036126">
              <w:rPr>
                <w:rStyle w:val="Hiperhivatkozs"/>
                <w:noProof/>
              </w:rPr>
              <w:t>Tips for the next round</w:t>
            </w:r>
            <w:r>
              <w:rPr>
                <w:noProof/>
                <w:webHidden/>
              </w:rPr>
              <w:tab/>
            </w:r>
            <w:r>
              <w:rPr>
                <w:noProof/>
                <w:webHidden/>
              </w:rPr>
              <w:fldChar w:fldCharType="begin"/>
            </w:r>
            <w:r>
              <w:rPr>
                <w:noProof/>
                <w:webHidden/>
              </w:rPr>
              <w:instrText xml:space="preserve"> PAGEREF _Toc396406139 \h </w:instrText>
            </w:r>
            <w:r>
              <w:rPr>
                <w:noProof/>
                <w:webHidden/>
              </w:rPr>
            </w:r>
          </w:ins>
          <w:r>
            <w:rPr>
              <w:noProof/>
              <w:webHidden/>
            </w:rPr>
            <w:fldChar w:fldCharType="separate"/>
          </w:r>
          <w:ins w:id="56" w:author="zeusz" w:date="2014-08-21T17:39:00Z">
            <w:r>
              <w:rPr>
                <w:noProof/>
                <w:webHidden/>
              </w:rPr>
              <w:t>13</w:t>
            </w:r>
            <w:r>
              <w:rPr>
                <w:noProof/>
                <w:webHidden/>
              </w:rPr>
              <w:fldChar w:fldCharType="end"/>
            </w:r>
            <w:r w:rsidRPr="00036126">
              <w:rPr>
                <w:rStyle w:val="Hiperhivatkozs"/>
                <w:noProof/>
              </w:rPr>
              <w:fldChar w:fldCharType="end"/>
            </w:r>
          </w:ins>
        </w:p>
        <w:p w14:paraId="6052284F" w14:textId="77777777" w:rsidR="00507126" w:rsidRDefault="00507126">
          <w:pPr>
            <w:pStyle w:val="TJ2"/>
            <w:tabs>
              <w:tab w:val="left" w:pos="880"/>
              <w:tab w:val="right" w:leader="dot" w:pos="9350"/>
            </w:tabs>
            <w:rPr>
              <w:ins w:id="57" w:author="zeusz" w:date="2014-08-21T17:39:00Z"/>
              <w:rFonts w:eastAsiaTheme="minorEastAsia"/>
              <w:noProof/>
            </w:rPr>
          </w:pPr>
          <w:ins w:id="58"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"_Toc396406140"</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8.2</w:t>
            </w:r>
            <w:r>
              <w:rPr>
                <w:rFonts w:eastAsiaTheme="minorEastAsia"/>
                <w:noProof/>
              </w:rPr>
              <w:tab/>
            </w:r>
            <w:r w:rsidRPr="00036126">
              <w:rPr>
                <w:rStyle w:val="Hiperhivatkozs"/>
                <w:noProof/>
              </w:rPr>
              <w:t>Game standings</w:t>
            </w:r>
            <w:r>
              <w:rPr>
                <w:noProof/>
                <w:webHidden/>
              </w:rPr>
              <w:tab/>
            </w:r>
            <w:r>
              <w:rPr>
                <w:noProof/>
                <w:webHidden/>
              </w:rPr>
              <w:fldChar w:fldCharType="begin"/>
            </w:r>
            <w:r>
              <w:rPr>
                <w:noProof/>
                <w:webHidden/>
              </w:rPr>
              <w:instrText xml:space="preserve"> PAGEREF _Toc396406140 \h </w:instrText>
            </w:r>
            <w:r>
              <w:rPr>
                <w:noProof/>
                <w:webHidden/>
              </w:rPr>
            </w:r>
          </w:ins>
          <w:r>
            <w:rPr>
              <w:noProof/>
              <w:webHidden/>
            </w:rPr>
            <w:fldChar w:fldCharType="separate"/>
          </w:r>
          <w:ins w:id="59" w:author="zeusz" w:date="2014-08-21T17:39:00Z">
            <w:r>
              <w:rPr>
                <w:noProof/>
                <w:webHidden/>
              </w:rPr>
              <w:t>13</w:t>
            </w:r>
            <w:r>
              <w:rPr>
                <w:noProof/>
                <w:webHidden/>
              </w:rPr>
              <w:fldChar w:fldCharType="end"/>
            </w:r>
            <w:r w:rsidRPr="00036126">
              <w:rPr>
                <w:rStyle w:val="Hiperhivatkozs"/>
                <w:noProof/>
              </w:rPr>
              <w:fldChar w:fldCharType="end"/>
            </w:r>
          </w:ins>
        </w:p>
        <w:p w14:paraId="4AE14FB1" w14:textId="77777777" w:rsidR="00507126" w:rsidRDefault="00507126">
          <w:pPr>
            <w:pStyle w:val="TJ2"/>
            <w:tabs>
              <w:tab w:val="left" w:pos="880"/>
              <w:tab w:val="right" w:leader="dot" w:pos="9350"/>
            </w:tabs>
            <w:rPr>
              <w:ins w:id="60" w:author="zeusz" w:date="2014-08-21T17:39:00Z"/>
              <w:rFonts w:eastAsiaTheme="minorEastAsia"/>
              <w:noProof/>
            </w:rPr>
          </w:pPr>
          <w:ins w:id="61"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"_Toc396406141"</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8.3</w:t>
            </w:r>
            <w:r>
              <w:rPr>
                <w:rFonts w:eastAsiaTheme="minorEastAsia"/>
                <w:noProof/>
              </w:rPr>
              <w:tab/>
            </w:r>
            <w:r w:rsidRPr="00036126">
              <w:rPr>
                <w:rStyle w:val="Hiperhivatkozs"/>
                <w:noProof/>
              </w:rPr>
              <w:t>Standings of the tournament</w:t>
            </w:r>
            <w:r>
              <w:rPr>
                <w:noProof/>
                <w:webHidden/>
              </w:rPr>
              <w:tab/>
            </w:r>
            <w:r>
              <w:rPr>
                <w:noProof/>
                <w:webHidden/>
              </w:rPr>
              <w:fldChar w:fldCharType="begin"/>
            </w:r>
            <w:r>
              <w:rPr>
                <w:noProof/>
                <w:webHidden/>
              </w:rPr>
              <w:instrText xml:space="preserve"> PAGEREF _Toc396406141 \h </w:instrText>
            </w:r>
            <w:r>
              <w:rPr>
                <w:noProof/>
                <w:webHidden/>
              </w:rPr>
            </w:r>
          </w:ins>
          <w:r>
            <w:rPr>
              <w:noProof/>
              <w:webHidden/>
            </w:rPr>
            <w:fldChar w:fldCharType="separate"/>
          </w:r>
          <w:ins w:id="62" w:author="zeusz" w:date="2014-08-21T17:39:00Z">
            <w:r>
              <w:rPr>
                <w:noProof/>
                <w:webHidden/>
              </w:rPr>
              <w:t>14</w:t>
            </w:r>
            <w:r>
              <w:rPr>
                <w:noProof/>
                <w:webHidden/>
              </w:rPr>
              <w:fldChar w:fldCharType="end"/>
            </w:r>
            <w:r w:rsidRPr="00036126">
              <w:rPr>
                <w:rStyle w:val="Hiperhivatkozs"/>
                <w:noProof/>
              </w:rPr>
              <w:fldChar w:fldCharType="end"/>
            </w:r>
          </w:ins>
        </w:p>
        <w:p w14:paraId="40BB0FD8" w14:textId="77777777" w:rsidR="00507126" w:rsidRDefault="00507126">
          <w:pPr>
            <w:pStyle w:val="TJ2"/>
            <w:tabs>
              <w:tab w:val="left" w:pos="880"/>
              <w:tab w:val="right" w:leader="dot" w:pos="9350"/>
            </w:tabs>
            <w:rPr>
              <w:ins w:id="63" w:author="zeusz" w:date="2014-08-21T17:39:00Z"/>
              <w:rFonts w:eastAsiaTheme="minorEastAsia"/>
              <w:noProof/>
            </w:rPr>
          </w:pPr>
          <w:ins w:id="64"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"_Toc396406142"</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8.4</w:t>
            </w:r>
            <w:r>
              <w:rPr>
                <w:rFonts w:eastAsiaTheme="minorEastAsia"/>
                <w:noProof/>
              </w:rPr>
              <w:tab/>
            </w:r>
            <w:r w:rsidRPr="00036126">
              <w:rPr>
                <w:rStyle w:val="Hiperhivatkozs"/>
                <w:noProof/>
              </w:rPr>
              <w:t>The fixtures round by round</w:t>
            </w:r>
            <w:r>
              <w:rPr>
                <w:noProof/>
                <w:webHidden/>
              </w:rPr>
              <w:tab/>
            </w:r>
            <w:r>
              <w:rPr>
                <w:noProof/>
                <w:webHidden/>
              </w:rPr>
              <w:fldChar w:fldCharType="begin"/>
            </w:r>
            <w:r>
              <w:rPr>
                <w:noProof/>
                <w:webHidden/>
              </w:rPr>
              <w:instrText xml:space="preserve"> PAGEREF _Toc396406142 \h </w:instrText>
            </w:r>
            <w:r>
              <w:rPr>
                <w:noProof/>
                <w:webHidden/>
              </w:rPr>
            </w:r>
          </w:ins>
          <w:r>
            <w:rPr>
              <w:noProof/>
              <w:webHidden/>
            </w:rPr>
            <w:fldChar w:fldCharType="separate"/>
          </w:r>
          <w:ins w:id="65" w:author="zeusz" w:date="2014-08-21T17:39:00Z">
            <w:r>
              <w:rPr>
                <w:noProof/>
                <w:webHidden/>
              </w:rPr>
              <w:t>14</w:t>
            </w:r>
            <w:r>
              <w:rPr>
                <w:noProof/>
                <w:webHidden/>
              </w:rPr>
              <w:fldChar w:fldCharType="end"/>
            </w:r>
            <w:r w:rsidRPr="00036126">
              <w:rPr>
                <w:rStyle w:val="Hiperhivatkozs"/>
                <w:noProof/>
              </w:rPr>
              <w:fldChar w:fldCharType="end"/>
            </w:r>
          </w:ins>
        </w:p>
        <w:p w14:paraId="635BA370" w14:textId="77777777" w:rsidR="00507126" w:rsidRDefault="00507126">
          <w:pPr>
            <w:pStyle w:val="TJ1"/>
            <w:tabs>
              <w:tab w:val="left" w:pos="440"/>
              <w:tab w:val="right" w:leader="dot" w:pos="9350"/>
            </w:tabs>
            <w:rPr>
              <w:ins w:id="66" w:author="zeusz" w:date="2014-08-21T17:39:00Z"/>
              <w:rFonts w:eastAsiaTheme="minorEastAsia"/>
              <w:noProof/>
            </w:rPr>
          </w:pPr>
          <w:ins w:id="67"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"_Toc396406143"</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9.</w:t>
            </w:r>
            <w:r>
              <w:rPr>
                <w:rFonts w:eastAsiaTheme="minorEastAsia"/>
                <w:noProof/>
              </w:rPr>
              <w:tab/>
            </w:r>
            <w:r w:rsidRPr="00036126">
              <w:rPr>
                <w:rStyle w:val="Hiperhivatkozs"/>
                <w:noProof/>
              </w:rPr>
              <w:t>Game portal – With Admin role</w:t>
            </w:r>
            <w:r>
              <w:rPr>
                <w:noProof/>
                <w:webHidden/>
              </w:rPr>
              <w:tab/>
            </w:r>
            <w:r>
              <w:rPr>
                <w:noProof/>
                <w:webHidden/>
              </w:rPr>
              <w:fldChar w:fldCharType="begin"/>
            </w:r>
            <w:r>
              <w:rPr>
                <w:noProof/>
                <w:webHidden/>
              </w:rPr>
              <w:instrText xml:space="preserve"> PAGEREF _Toc396406143 \h </w:instrText>
            </w:r>
            <w:r>
              <w:rPr>
                <w:noProof/>
                <w:webHidden/>
              </w:rPr>
            </w:r>
          </w:ins>
          <w:r>
            <w:rPr>
              <w:noProof/>
              <w:webHidden/>
            </w:rPr>
            <w:fldChar w:fldCharType="separate"/>
          </w:r>
          <w:ins w:id="68" w:author="zeusz" w:date="2014-08-21T17:39:00Z">
            <w:r>
              <w:rPr>
                <w:noProof/>
                <w:webHidden/>
              </w:rPr>
              <w:t>15</w:t>
            </w:r>
            <w:r>
              <w:rPr>
                <w:noProof/>
                <w:webHidden/>
              </w:rPr>
              <w:fldChar w:fldCharType="end"/>
            </w:r>
            <w:r w:rsidRPr="00036126">
              <w:rPr>
                <w:rStyle w:val="Hiperhivatkozs"/>
                <w:noProof/>
              </w:rPr>
              <w:fldChar w:fldCharType="end"/>
            </w:r>
          </w:ins>
        </w:p>
        <w:p w14:paraId="4D99F4F3" w14:textId="77777777" w:rsidR="00507126" w:rsidRDefault="00507126">
          <w:pPr>
            <w:pStyle w:val="TJ2"/>
            <w:tabs>
              <w:tab w:val="right" w:leader="dot" w:pos="9350"/>
            </w:tabs>
            <w:rPr>
              <w:ins w:id="69" w:author="zeusz" w:date="2014-08-21T17:39:00Z"/>
              <w:rFonts w:eastAsiaTheme="minorEastAsia"/>
              <w:noProof/>
            </w:rPr>
          </w:pPr>
          <w:ins w:id="70"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"_Toc396406144"</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9.1 Opening screen</w:t>
            </w:r>
            <w:r>
              <w:rPr>
                <w:noProof/>
                <w:webHidden/>
              </w:rPr>
              <w:tab/>
            </w:r>
            <w:r>
              <w:rPr>
                <w:noProof/>
                <w:webHidden/>
              </w:rPr>
              <w:fldChar w:fldCharType="begin"/>
            </w:r>
            <w:r>
              <w:rPr>
                <w:noProof/>
                <w:webHidden/>
              </w:rPr>
              <w:instrText xml:space="preserve"> PAGEREF _Toc396406144 \h </w:instrText>
            </w:r>
            <w:r>
              <w:rPr>
                <w:noProof/>
                <w:webHidden/>
              </w:rPr>
            </w:r>
          </w:ins>
          <w:r>
            <w:rPr>
              <w:noProof/>
              <w:webHidden/>
            </w:rPr>
            <w:fldChar w:fldCharType="separate"/>
          </w:r>
          <w:ins w:id="71" w:author="zeusz" w:date="2014-08-21T17:39:00Z">
            <w:r>
              <w:rPr>
                <w:noProof/>
                <w:webHidden/>
              </w:rPr>
              <w:t>15</w:t>
            </w:r>
            <w:r>
              <w:rPr>
                <w:noProof/>
                <w:webHidden/>
              </w:rPr>
              <w:fldChar w:fldCharType="end"/>
            </w:r>
            <w:r w:rsidRPr="00036126">
              <w:rPr>
                <w:rStyle w:val="Hiperhivatkozs"/>
                <w:noProof/>
              </w:rPr>
              <w:fldChar w:fldCharType="end"/>
            </w:r>
          </w:ins>
        </w:p>
        <w:p w14:paraId="2656F262" w14:textId="77777777" w:rsidR="00507126" w:rsidRDefault="00507126">
          <w:pPr>
            <w:pStyle w:val="TJ2"/>
            <w:tabs>
              <w:tab w:val="right" w:leader="dot" w:pos="9350"/>
            </w:tabs>
            <w:rPr>
              <w:ins w:id="72" w:author="zeusz" w:date="2014-08-21T17:39:00Z"/>
              <w:rFonts w:eastAsiaTheme="minorEastAsia"/>
              <w:noProof/>
            </w:rPr>
          </w:pPr>
          <w:ins w:id="73"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"_Toc396406145"</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9.2 Content switching</w:t>
            </w:r>
            <w:r>
              <w:rPr>
                <w:noProof/>
                <w:webHidden/>
              </w:rPr>
              <w:tab/>
            </w:r>
            <w:r>
              <w:rPr>
                <w:noProof/>
                <w:webHidden/>
              </w:rPr>
              <w:fldChar w:fldCharType="begin"/>
            </w:r>
            <w:r>
              <w:rPr>
                <w:noProof/>
                <w:webHidden/>
              </w:rPr>
              <w:instrText xml:space="preserve"> PAGEREF _Toc396406145 \h </w:instrText>
            </w:r>
            <w:r>
              <w:rPr>
                <w:noProof/>
                <w:webHidden/>
              </w:rPr>
            </w:r>
          </w:ins>
          <w:r>
            <w:rPr>
              <w:noProof/>
              <w:webHidden/>
            </w:rPr>
            <w:fldChar w:fldCharType="separate"/>
          </w:r>
          <w:ins w:id="74" w:author="zeusz" w:date="2014-08-21T17:39:00Z">
            <w:r>
              <w:rPr>
                <w:noProof/>
                <w:webHidden/>
              </w:rPr>
              <w:t>15</w:t>
            </w:r>
            <w:r>
              <w:rPr>
                <w:noProof/>
                <w:webHidden/>
              </w:rPr>
              <w:fldChar w:fldCharType="end"/>
            </w:r>
            <w:r w:rsidRPr="00036126">
              <w:rPr>
                <w:rStyle w:val="Hiperhivatkozs"/>
                <w:noProof/>
              </w:rPr>
              <w:fldChar w:fldCharType="end"/>
            </w:r>
          </w:ins>
        </w:p>
        <w:p w14:paraId="709D66DA" w14:textId="77777777" w:rsidR="00507126" w:rsidRDefault="00507126">
          <w:pPr>
            <w:pStyle w:val="TJ2"/>
            <w:tabs>
              <w:tab w:val="right" w:leader="dot" w:pos="9350"/>
            </w:tabs>
            <w:rPr>
              <w:ins w:id="75" w:author="zeusz" w:date="2014-08-21T17:39:00Z"/>
              <w:rFonts w:eastAsiaTheme="minorEastAsia"/>
              <w:noProof/>
            </w:rPr>
          </w:pPr>
          <w:ins w:id="76"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"_Toc396406146"</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9.3 Provide Match Results</w:t>
            </w:r>
            <w:r>
              <w:rPr>
                <w:noProof/>
                <w:webHidden/>
              </w:rPr>
              <w:tab/>
            </w:r>
            <w:r>
              <w:rPr>
                <w:noProof/>
                <w:webHidden/>
              </w:rPr>
              <w:fldChar w:fldCharType="begin"/>
            </w:r>
            <w:r>
              <w:rPr>
                <w:noProof/>
                <w:webHidden/>
              </w:rPr>
              <w:instrText xml:space="preserve"> PAGEREF _Toc396406146 \h </w:instrText>
            </w:r>
            <w:r>
              <w:rPr>
                <w:noProof/>
                <w:webHidden/>
              </w:rPr>
            </w:r>
          </w:ins>
          <w:r>
            <w:rPr>
              <w:noProof/>
              <w:webHidden/>
            </w:rPr>
            <w:fldChar w:fldCharType="separate"/>
          </w:r>
          <w:ins w:id="77" w:author="zeusz" w:date="2014-08-21T17:39:00Z">
            <w:r>
              <w:rPr>
                <w:noProof/>
                <w:webHidden/>
              </w:rPr>
              <w:t>15</w:t>
            </w:r>
            <w:r>
              <w:rPr>
                <w:noProof/>
                <w:webHidden/>
              </w:rPr>
              <w:fldChar w:fldCharType="end"/>
            </w:r>
            <w:r w:rsidRPr="00036126">
              <w:rPr>
                <w:rStyle w:val="Hiperhivatkozs"/>
                <w:noProof/>
              </w:rPr>
              <w:fldChar w:fldCharType="end"/>
            </w:r>
          </w:ins>
        </w:p>
        <w:p w14:paraId="617F9D73" w14:textId="77777777" w:rsidR="00507126" w:rsidRDefault="00507126">
          <w:pPr>
            <w:pStyle w:val="TJ2"/>
            <w:tabs>
              <w:tab w:val="right" w:leader="dot" w:pos="9350"/>
            </w:tabs>
            <w:rPr>
              <w:ins w:id="78" w:author="zeusz" w:date="2014-08-21T17:39:00Z"/>
              <w:rFonts w:eastAsiaTheme="minorEastAsia"/>
              <w:noProof/>
            </w:rPr>
          </w:pPr>
          <w:ins w:id="79" w:author="zeusz" w:date="2014-08-21T17:39:00Z">
            <w:r w:rsidRPr="00036126">
              <w:rPr>
                <w:rStyle w:val="Hiperhivatkozs"/>
                <w:noProof/>
              </w:rPr>
              <w:fldChar w:fldCharType="begin"/>
            </w:r>
            <w:r w:rsidRPr="00036126">
              <w:rPr>
                <w:rStyle w:val="Hiperhivatkozs"/>
                <w:noProof/>
              </w:rPr>
              <w:instrText xml:space="preserve"> </w:instrText>
            </w:r>
            <w:r>
              <w:rPr>
                <w:noProof/>
              </w:rPr>
              <w:instrText>HYPERLINK \l "_Toc396406147"</w:instrText>
            </w:r>
            <w:r w:rsidRPr="00036126">
              <w:rPr>
                <w:rStyle w:val="Hiperhivatkozs"/>
                <w:noProof/>
              </w:rPr>
              <w:instrText xml:space="preserve"> </w:instrText>
            </w:r>
            <w:r w:rsidRPr="00036126">
              <w:rPr>
                <w:rStyle w:val="Hiperhivatkozs"/>
                <w:noProof/>
              </w:rPr>
            </w:r>
            <w:r w:rsidRPr="00036126">
              <w:rPr>
                <w:rStyle w:val="Hiperhivatkozs"/>
                <w:noProof/>
              </w:rPr>
              <w:fldChar w:fldCharType="separate"/>
            </w:r>
            <w:r w:rsidRPr="00036126">
              <w:rPr>
                <w:rStyle w:val="Hiperhivatkozs"/>
                <w:noProof/>
              </w:rPr>
              <w:t>9.4 Fixtures</w:t>
            </w:r>
            <w:r>
              <w:rPr>
                <w:noProof/>
                <w:webHidden/>
              </w:rPr>
              <w:tab/>
            </w:r>
            <w:r>
              <w:rPr>
                <w:noProof/>
                <w:webHidden/>
              </w:rPr>
              <w:fldChar w:fldCharType="begin"/>
            </w:r>
            <w:r>
              <w:rPr>
                <w:noProof/>
                <w:webHidden/>
              </w:rPr>
              <w:instrText xml:space="preserve"> PAGEREF _Toc396406147 \h </w:instrText>
            </w:r>
            <w:r>
              <w:rPr>
                <w:noProof/>
                <w:webHidden/>
              </w:rPr>
            </w:r>
          </w:ins>
          <w:r>
            <w:rPr>
              <w:noProof/>
              <w:webHidden/>
            </w:rPr>
            <w:fldChar w:fldCharType="separate"/>
          </w:r>
          <w:ins w:id="80" w:author="zeusz" w:date="2014-08-21T17:39:00Z">
            <w:r>
              <w:rPr>
                <w:noProof/>
                <w:webHidden/>
              </w:rPr>
              <w:t>16</w:t>
            </w:r>
            <w:r>
              <w:rPr>
                <w:noProof/>
                <w:webHidden/>
              </w:rPr>
              <w:fldChar w:fldCharType="end"/>
            </w:r>
            <w:r w:rsidRPr="00036126">
              <w:rPr>
                <w:rStyle w:val="Hiperhivatkozs"/>
                <w:noProof/>
              </w:rPr>
              <w:fldChar w:fldCharType="end"/>
            </w:r>
          </w:ins>
        </w:p>
        <w:p w14:paraId="2C0C7024" w14:textId="77777777" w:rsidR="00DE12B5" w:rsidDel="00507126" w:rsidRDefault="00DE12B5">
          <w:pPr>
            <w:pStyle w:val="TJ1"/>
            <w:tabs>
              <w:tab w:val="left" w:pos="440"/>
              <w:tab w:val="right" w:leader="dot" w:pos="9350"/>
            </w:tabs>
            <w:rPr>
              <w:del w:id="81" w:author="zeusz" w:date="2014-08-21T17:39:00Z"/>
              <w:rFonts w:eastAsiaTheme="minorEastAsia"/>
              <w:noProof/>
            </w:rPr>
          </w:pPr>
          <w:del w:id="82" w:author="zeusz" w:date="2014-08-21T17:39:00Z">
            <w:r w:rsidRPr="00507126" w:rsidDel="00507126">
              <w:rPr>
                <w:noProof/>
                <w:rPrChange w:id="83" w:author="zeusz" w:date="2014-08-21T17:39:00Z">
                  <w:rPr>
                    <w:rStyle w:val="Hiperhivatkozs"/>
                    <w:noProof/>
                  </w:rPr>
                </w:rPrChange>
              </w:rPr>
              <w:delText>1.</w:delText>
            </w:r>
            <w:r w:rsidDel="00507126">
              <w:rPr>
                <w:rFonts w:eastAsiaTheme="minorEastAsia"/>
                <w:noProof/>
              </w:rPr>
              <w:tab/>
            </w:r>
            <w:r w:rsidRPr="00507126" w:rsidDel="00507126">
              <w:rPr>
                <w:noProof/>
                <w:rPrChange w:id="84" w:author="zeusz" w:date="2014-08-21T17:39:00Z">
                  <w:rPr>
                    <w:rStyle w:val="Hiperhivatkozs"/>
                    <w:noProof/>
                  </w:rPr>
                </w:rPrChange>
              </w:rPr>
              <w:delText>Login screen</w:delText>
            </w:r>
            <w:r w:rsidDel="00507126">
              <w:rPr>
                <w:noProof/>
                <w:webHidden/>
              </w:rPr>
              <w:tab/>
              <w:delText>4</w:delText>
            </w:r>
          </w:del>
        </w:p>
        <w:p w14:paraId="7436CF25" w14:textId="77777777" w:rsidR="00DE12B5" w:rsidDel="00507126" w:rsidRDefault="00DE12B5">
          <w:pPr>
            <w:pStyle w:val="TJ1"/>
            <w:tabs>
              <w:tab w:val="left" w:pos="440"/>
              <w:tab w:val="right" w:leader="dot" w:pos="9350"/>
            </w:tabs>
            <w:rPr>
              <w:del w:id="85" w:author="zeusz" w:date="2014-08-21T17:39:00Z"/>
              <w:rFonts w:eastAsiaTheme="minorEastAsia"/>
              <w:noProof/>
            </w:rPr>
          </w:pPr>
          <w:del w:id="86" w:author="zeusz" w:date="2014-08-21T17:39:00Z">
            <w:r w:rsidRPr="00507126" w:rsidDel="00507126">
              <w:rPr>
                <w:noProof/>
                <w:rPrChange w:id="87" w:author="zeusz" w:date="2014-08-21T17:39:00Z">
                  <w:rPr>
                    <w:rStyle w:val="Hiperhivatkozs"/>
                    <w:noProof/>
                  </w:rPr>
                </w:rPrChange>
              </w:rPr>
              <w:delText>2.</w:delText>
            </w:r>
            <w:r w:rsidDel="00507126">
              <w:rPr>
                <w:rFonts w:eastAsiaTheme="minorEastAsia"/>
                <w:noProof/>
              </w:rPr>
              <w:tab/>
            </w:r>
            <w:r w:rsidRPr="00507126" w:rsidDel="00507126">
              <w:rPr>
                <w:noProof/>
                <w:rPrChange w:id="88" w:author="zeusz" w:date="2014-08-21T17:39:00Z">
                  <w:rPr>
                    <w:rStyle w:val="Hiperhivatkozs"/>
                    <w:noProof/>
                  </w:rPr>
                </w:rPrChange>
              </w:rPr>
              <w:delText>Forgotten Password</w:delText>
            </w:r>
            <w:r w:rsidDel="00507126">
              <w:rPr>
                <w:noProof/>
                <w:webHidden/>
              </w:rPr>
              <w:tab/>
              <w:delText>4</w:delText>
            </w:r>
          </w:del>
        </w:p>
        <w:p w14:paraId="75B5B5E0" w14:textId="77777777" w:rsidR="00DE12B5" w:rsidDel="00507126" w:rsidRDefault="00DE12B5">
          <w:pPr>
            <w:pStyle w:val="TJ1"/>
            <w:tabs>
              <w:tab w:val="left" w:pos="440"/>
              <w:tab w:val="right" w:leader="dot" w:pos="9350"/>
            </w:tabs>
            <w:rPr>
              <w:del w:id="89" w:author="zeusz" w:date="2014-08-21T17:39:00Z"/>
              <w:rFonts w:eastAsiaTheme="minorEastAsia"/>
              <w:noProof/>
            </w:rPr>
          </w:pPr>
          <w:del w:id="90" w:author="zeusz" w:date="2014-08-21T17:39:00Z">
            <w:r w:rsidRPr="00507126" w:rsidDel="00507126">
              <w:rPr>
                <w:noProof/>
                <w:rPrChange w:id="91" w:author="zeusz" w:date="2014-08-21T17:39:00Z">
                  <w:rPr>
                    <w:rStyle w:val="Hiperhivatkozs"/>
                    <w:noProof/>
                  </w:rPr>
                </w:rPrChange>
              </w:rPr>
              <w:delText>3.</w:delText>
            </w:r>
            <w:r w:rsidDel="00507126">
              <w:rPr>
                <w:rFonts w:eastAsiaTheme="minorEastAsia"/>
                <w:noProof/>
              </w:rPr>
              <w:tab/>
            </w:r>
            <w:r w:rsidRPr="00507126" w:rsidDel="00507126">
              <w:rPr>
                <w:noProof/>
                <w:rPrChange w:id="92" w:author="zeusz" w:date="2014-08-21T17:39:00Z">
                  <w:rPr>
                    <w:rStyle w:val="Hiperhivatkozs"/>
                    <w:noProof/>
                  </w:rPr>
                </w:rPrChange>
              </w:rPr>
              <w:delText>Registration screen</w:delText>
            </w:r>
            <w:r w:rsidDel="00507126">
              <w:rPr>
                <w:noProof/>
                <w:webHidden/>
              </w:rPr>
              <w:tab/>
              <w:delText>5</w:delText>
            </w:r>
          </w:del>
        </w:p>
        <w:p w14:paraId="570F40E5" w14:textId="77777777" w:rsidR="00DE12B5" w:rsidDel="00507126" w:rsidRDefault="00DE12B5">
          <w:pPr>
            <w:pStyle w:val="TJ2"/>
            <w:tabs>
              <w:tab w:val="right" w:leader="dot" w:pos="9350"/>
            </w:tabs>
            <w:rPr>
              <w:del w:id="93" w:author="zeusz" w:date="2014-08-21T17:39:00Z"/>
              <w:rFonts w:eastAsiaTheme="minorEastAsia"/>
              <w:noProof/>
            </w:rPr>
          </w:pPr>
          <w:del w:id="94" w:author="zeusz" w:date="2014-08-21T17:39:00Z">
            <w:r w:rsidRPr="00507126" w:rsidDel="00507126">
              <w:rPr>
                <w:noProof/>
                <w:rPrChange w:id="95" w:author="zeusz" w:date="2014-08-21T17:39:00Z">
                  <w:rPr>
                    <w:rStyle w:val="Hiperhivatkozs"/>
                    <w:noProof/>
                  </w:rPr>
                </w:rPrChange>
              </w:rPr>
              <w:delText>3.1 Required information:</w:delText>
            </w:r>
            <w:r w:rsidDel="00507126">
              <w:rPr>
                <w:noProof/>
                <w:webHidden/>
              </w:rPr>
              <w:tab/>
              <w:delText>5</w:delText>
            </w:r>
          </w:del>
        </w:p>
        <w:p w14:paraId="7F396808" w14:textId="77777777" w:rsidR="00DE12B5" w:rsidDel="00507126" w:rsidRDefault="00DE12B5">
          <w:pPr>
            <w:pStyle w:val="TJ2"/>
            <w:tabs>
              <w:tab w:val="right" w:leader="dot" w:pos="9350"/>
            </w:tabs>
            <w:rPr>
              <w:del w:id="96" w:author="zeusz" w:date="2014-08-21T17:39:00Z"/>
              <w:rFonts w:eastAsiaTheme="minorEastAsia"/>
              <w:noProof/>
            </w:rPr>
          </w:pPr>
          <w:del w:id="97" w:author="zeusz" w:date="2014-08-21T17:39:00Z">
            <w:r w:rsidRPr="00507126" w:rsidDel="00507126">
              <w:rPr>
                <w:noProof/>
                <w:rPrChange w:id="98" w:author="zeusz" w:date="2014-08-21T17:39:00Z">
                  <w:rPr>
                    <w:rStyle w:val="Hiperhivatkozs"/>
                    <w:noProof/>
                  </w:rPr>
                </w:rPrChange>
              </w:rPr>
              <w:delText>3.2 Optional Information:</w:delText>
            </w:r>
            <w:r w:rsidDel="00507126">
              <w:rPr>
                <w:noProof/>
                <w:webHidden/>
              </w:rPr>
              <w:tab/>
              <w:delText>5</w:delText>
            </w:r>
          </w:del>
        </w:p>
        <w:p w14:paraId="5858E8C0" w14:textId="77777777" w:rsidR="00DE12B5" w:rsidDel="00507126" w:rsidRDefault="00DE12B5">
          <w:pPr>
            <w:pStyle w:val="TJ1"/>
            <w:tabs>
              <w:tab w:val="left" w:pos="440"/>
              <w:tab w:val="right" w:leader="dot" w:pos="9350"/>
            </w:tabs>
            <w:rPr>
              <w:del w:id="99" w:author="zeusz" w:date="2014-08-21T17:39:00Z"/>
              <w:rFonts w:eastAsiaTheme="minorEastAsia"/>
              <w:noProof/>
            </w:rPr>
          </w:pPr>
          <w:del w:id="100" w:author="zeusz" w:date="2014-08-21T17:39:00Z">
            <w:r w:rsidRPr="00507126" w:rsidDel="00507126">
              <w:rPr>
                <w:noProof/>
                <w:rPrChange w:id="101" w:author="zeusz" w:date="2014-08-21T17:39:00Z">
                  <w:rPr>
                    <w:rStyle w:val="Hiperhivatkozs"/>
                    <w:noProof/>
                  </w:rPr>
                </w:rPrChange>
              </w:rPr>
              <w:delText>4.</w:delText>
            </w:r>
            <w:r w:rsidDel="00507126">
              <w:rPr>
                <w:rFonts w:eastAsiaTheme="minorEastAsia"/>
                <w:noProof/>
              </w:rPr>
              <w:tab/>
            </w:r>
            <w:r w:rsidRPr="00507126" w:rsidDel="00507126">
              <w:rPr>
                <w:noProof/>
                <w:rPrChange w:id="102" w:author="zeusz" w:date="2014-08-21T17:39:00Z">
                  <w:rPr>
                    <w:rStyle w:val="Hiperhivatkozs"/>
                    <w:noProof/>
                  </w:rPr>
                </w:rPrChange>
              </w:rPr>
              <w:delText>User home</w:delText>
            </w:r>
            <w:r w:rsidDel="00507126">
              <w:rPr>
                <w:noProof/>
                <w:webHidden/>
              </w:rPr>
              <w:tab/>
              <w:delText>6</w:delText>
            </w:r>
          </w:del>
        </w:p>
        <w:p w14:paraId="65E5F2AD" w14:textId="77777777" w:rsidR="00DE12B5" w:rsidDel="00507126" w:rsidRDefault="00DE12B5">
          <w:pPr>
            <w:pStyle w:val="TJ2"/>
            <w:tabs>
              <w:tab w:val="right" w:leader="dot" w:pos="9350"/>
            </w:tabs>
            <w:rPr>
              <w:del w:id="103" w:author="zeusz" w:date="2014-08-21T17:39:00Z"/>
              <w:rFonts w:eastAsiaTheme="minorEastAsia"/>
              <w:noProof/>
            </w:rPr>
          </w:pPr>
          <w:del w:id="104" w:author="zeusz" w:date="2014-08-21T17:39:00Z">
            <w:r w:rsidRPr="00507126" w:rsidDel="00507126">
              <w:rPr>
                <w:noProof/>
                <w:rPrChange w:id="105" w:author="zeusz" w:date="2014-08-21T17:39:00Z">
                  <w:rPr>
                    <w:rStyle w:val="Hiperhivatkozs"/>
                    <w:noProof/>
                  </w:rPr>
                </w:rPrChange>
              </w:rPr>
              <w:delText>4.1 Menu items:</w:delText>
            </w:r>
            <w:r w:rsidDel="00507126">
              <w:rPr>
                <w:noProof/>
                <w:webHidden/>
              </w:rPr>
              <w:tab/>
              <w:delText>6</w:delText>
            </w:r>
          </w:del>
        </w:p>
        <w:p w14:paraId="419BCA63" w14:textId="77777777" w:rsidR="00DE12B5" w:rsidDel="00507126" w:rsidRDefault="00DE12B5">
          <w:pPr>
            <w:pStyle w:val="TJ2"/>
            <w:tabs>
              <w:tab w:val="right" w:leader="dot" w:pos="9350"/>
            </w:tabs>
            <w:rPr>
              <w:del w:id="106" w:author="zeusz" w:date="2014-08-21T17:39:00Z"/>
              <w:rFonts w:eastAsiaTheme="minorEastAsia"/>
              <w:noProof/>
            </w:rPr>
          </w:pPr>
          <w:del w:id="107" w:author="zeusz" w:date="2014-08-21T17:39:00Z">
            <w:r w:rsidRPr="00507126" w:rsidDel="00507126">
              <w:rPr>
                <w:noProof/>
                <w:rPrChange w:id="108" w:author="zeusz" w:date="2014-08-21T17:39:00Z">
                  <w:rPr>
                    <w:rStyle w:val="Hiperhivatkozs"/>
                    <w:noProof/>
                  </w:rPr>
                </w:rPrChange>
              </w:rPr>
              <w:delText>4.2 Tickets</w:delText>
            </w:r>
            <w:r w:rsidDel="00507126">
              <w:rPr>
                <w:noProof/>
                <w:webHidden/>
              </w:rPr>
              <w:tab/>
              <w:delText>6</w:delText>
            </w:r>
          </w:del>
        </w:p>
        <w:p w14:paraId="10B01541" w14:textId="77777777" w:rsidR="00DE12B5" w:rsidDel="00507126" w:rsidRDefault="00DE12B5">
          <w:pPr>
            <w:pStyle w:val="TJ1"/>
            <w:tabs>
              <w:tab w:val="left" w:pos="440"/>
              <w:tab w:val="right" w:leader="dot" w:pos="9350"/>
            </w:tabs>
            <w:rPr>
              <w:del w:id="109" w:author="zeusz" w:date="2014-08-21T17:39:00Z"/>
              <w:rFonts w:eastAsiaTheme="minorEastAsia"/>
              <w:noProof/>
            </w:rPr>
          </w:pPr>
          <w:del w:id="110" w:author="zeusz" w:date="2014-08-21T17:39:00Z">
            <w:r w:rsidRPr="00507126" w:rsidDel="00507126">
              <w:rPr>
                <w:noProof/>
                <w:rPrChange w:id="111" w:author="zeusz" w:date="2014-08-21T17:39:00Z">
                  <w:rPr>
                    <w:rStyle w:val="Hiperhivatkozs"/>
                    <w:noProof/>
                  </w:rPr>
                </w:rPrChange>
              </w:rPr>
              <w:delText>5.</w:delText>
            </w:r>
            <w:r w:rsidDel="00507126">
              <w:rPr>
                <w:rFonts w:eastAsiaTheme="minorEastAsia"/>
                <w:noProof/>
              </w:rPr>
              <w:tab/>
            </w:r>
            <w:r w:rsidRPr="00507126" w:rsidDel="00507126">
              <w:rPr>
                <w:noProof/>
                <w:rPrChange w:id="112" w:author="zeusz" w:date="2014-08-21T17:39:00Z">
                  <w:rPr>
                    <w:rStyle w:val="Hiperhivatkozs"/>
                    <w:noProof/>
                  </w:rPr>
                </w:rPrChange>
              </w:rPr>
              <w:delText>Creating a new game</w:delText>
            </w:r>
            <w:r w:rsidDel="00507126">
              <w:rPr>
                <w:noProof/>
                <w:webHidden/>
              </w:rPr>
              <w:tab/>
              <w:delText>7</w:delText>
            </w:r>
          </w:del>
        </w:p>
        <w:p w14:paraId="4E2C178F" w14:textId="77777777" w:rsidR="00DE12B5" w:rsidDel="00507126" w:rsidRDefault="00DE12B5">
          <w:pPr>
            <w:pStyle w:val="TJ2"/>
            <w:tabs>
              <w:tab w:val="right" w:leader="dot" w:pos="9350"/>
            </w:tabs>
            <w:rPr>
              <w:del w:id="113" w:author="zeusz" w:date="2014-08-21T17:39:00Z"/>
              <w:rFonts w:eastAsiaTheme="minorEastAsia"/>
              <w:noProof/>
            </w:rPr>
          </w:pPr>
          <w:del w:id="114" w:author="zeusz" w:date="2014-08-21T17:39:00Z">
            <w:r w:rsidRPr="00507126" w:rsidDel="00507126">
              <w:rPr>
                <w:noProof/>
                <w:rPrChange w:id="115" w:author="zeusz" w:date="2014-08-21T17:39:00Z">
                  <w:rPr>
                    <w:rStyle w:val="Hiperhivatkozs"/>
                    <w:noProof/>
                  </w:rPr>
                </w:rPrChange>
              </w:rPr>
              <w:delText>5.1 Name of the game</w:delText>
            </w:r>
            <w:r w:rsidDel="00507126">
              <w:rPr>
                <w:noProof/>
                <w:webHidden/>
              </w:rPr>
              <w:tab/>
              <w:delText>7</w:delText>
            </w:r>
          </w:del>
        </w:p>
        <w:p w14:paraId="0C90A497" w14:textId="77777777" w:rsidR="00DE12B5" w:rsidDel="00507126" w:rsidRDefault="00DE12B5">
          <w:pPr>
            <w:pStyle w:val="TJ2"/>
            <w:tabs>
              <w:tab w:val="right" w:leader="dot" w:pos="9350"/>
            </w:tabs>
            <w:rPr>
              <w:del w:id="116" w:author="zeusz" w:date="2014-08-21T17:39:00Z"/>
              <w:rFonts w:eastAsiaTheme="minorEastAsia"/>
              <w:noProof/>
            </w:rPr>
          </w:pPr>
          <w:del w:id="117" w:author="zeusz" w:date="2014-08-21T17:39:00Z">
            <w:r w:rsidRPr="00507126" w:rsidDel="00507126">
              <w:rPr>
                <w:noProof/>
                <w:rPrChange w:id="118" w:author="zeusz" w:date="2014-08-21T17:39:00Z">
                  <w:rPr>
                    <w:rStyle w:val="Hiperhivatkozs"/>
                    <w:noProof/>
                  </w:rPr>
                </w:rPrChange>
              </w:rPr>
              <w:delText>5.2 Tournament type</w:delText>
            </w:r>
            <w:r w:rsidDel="00507126">
              <w:rPr>
                <w:noProof/>
                <w:webHidden/>
              </w:rPr>
              <w:tab/>
              <w:delText>7</w:delText>
            </w:r>
          </w:del>
        </w:p>
        <w:p w14:paraId="2406EDF4" w14:textId="77777777" w:rsidR="00DE12B5" w:rsidDel="00507126" w:rsidRDefault="00DE12B5">
          <w:pPr>
            <w:pStyle w:val="TJ2"/>
            <w:tabs>
              <w:tab w:val="right" w:leader="dot" w:pos="9350"/>
            </w:tabs>
            <w:rPr>
              <w:del w:id="119" w:author="zeusz" w:date="2014-08-21T17:39:00Z"/>
              <w:rFonts w:eastAsiaTheme="minorEastAsia"/>
              <w:noProof/>
            </w:rPr>
          </w:pPr>
          <w:del w:id="120" w:author="zeusz" w:date="2014-08-21T17:39:00Z">
            <w:r w:rsidRPr="00507126" w:rsidDel="00507126">
              <w:rPr>
                <w:noProof/>
                <w:rPrChange w:id="121" w:author="zeusz" w:date="2014-08-21T17:39:00Z">
                  <w:rPr>
                    <w:rStyle w:val="Hiperhivatkozs"/>
                    <w:noProof/>
                  </w:rPr>
                </w:rPrChange>
              </w:rPr>
              <w:delText>5.3 Groups and teams</w:delText>
            </w:r>
            <w:r w:rsidDel="00507126">
              <w:rPr>
                <w:noProof/>
                <w:webHidden/>
              </w:rPr>
              <w:tab/>
              <w:delText>7</w:delText>
            </w:r>
          </w:del>
        </w:p>
        <w:p w14:paraId="38E36CDA" w14:textId="77777777" w:rsidR="00DE12B5" w:rsidDel="00507126" w:rsidRDefault="00DE12B5">
          <w:pPr>
            <w:pStyle w:val="TJ2"/>
            <w:tabs>
              <w:tab w:val="right" w:leader="dot" w:pos="9350"/>
            </w:tabs>
            <w:rPr>
              <w:del w:id="122" w:author="zeusz" w:date="2014-08-21T17:39:00Z"/>
              <w:rFonts w:eastAsiaTheme="minorEastAsia"/>
              <w:noProof/>
            </w:rPr>
          </w:pPr>
          <w:del w:id="123" w:author="zeusz" w:date="2014-08-21T17:39:00Z">
            <w:r w:rsidRPr="00507126" w:rsidDel="00507126">
              <w:rPr>
                <w:noProof/>
                <w:rPrChange w:id="124" w:author="zeusz" w:date="2014-08-21T17:39:00Z">
                  <w:rPr>
                    <w:rStyle w:val="Hiperhivatkozs"/>
                    <w:noProof/>
                  </w:rPr>
                </w:rPrChange>
              </w:rPr>
              <w:delText>5.4 Fixtures</w:delText>
            </w:r>
            <w:r w:rsidDel="00507126">
              <w:rPr>
                <w:noProof/>
                <w:webHidden/>
              </w:rPr>
              <w:tab/>
              <w:delText>8</w:delText>
            </w:r>
          </w:del>
        </w:p>
        <w:p w14:paraId="07D3BE6A" w14:textId="77777777" w:rsidR="00DE12B5" w:rsidDel="00507126" w:rsidRDefault="00DE12B5">
          <w:pPr>
            <w:pStyle w:val="TJ2"/>
            <w:tabs>
              <w:tab w:val="right" w:leader="dot" w:pos="9350"/>
            </w:tabs>
            <w:rPr>
              <w:del w:id="125" w:author="zeusz" w:date="2014-08-21T17:39:00Z"/>
              <w:rFonts w:eastAsiaTheme="minorEastAsia"/>
              <w:noProof/>
            </w:rPr>
          </w:pPr>
          <w:del w:id="126" w:author="zeusz" w:date="2014-08-21T17:39:00Z">
            <w:r w:rsidRPr="00507126" w:rsidDel="00507126">
              <w:rPr>
                <w:noProof/>
                <w:rPrChange w:id="127" w:author="zeusz" w:date="2014-08-21T17:39:00Z">
                  <w:rPr>
                    <w:rStyle w:val="Hiperhivatkozs"/>
                    <w:noProof/>
                  </w:rPr>
                </w:rPrChange>
              </w:rPr>
              <w:delText>5.5 Rules</w:delText>
            </w:r>
            <w:r w:rsidDel="00507126">
              <w:rPr>
                <w:noProof/>
                <w:webHidden/>
              </w:rPr>
              <w:tab/>
              <w:delText>9</w:delText>
            </w:r>
          </w:del>
        </w:p>
        <w:p w14:paraId="613CAC77" w14:textId="77777777" w:rsidR="00DE12B5" w:rsidDel="00507126" w:rsidRDefault="00DE12B5">
          <w:pPr>
            <w:pStyle w:val="TJ2"/>
            <w:tabs>
              <w:tab w:val="right" w:leader="dot" w:pos="9350"/>
            </w:tabs>
            <w:rPr>
              <w:del w:id="128" w:author="zeusz" w:date="2014-08-21T17:39:00Z"/>
              <w:rFonts w:eastAsiaTheme="minorEastAsia"/>
              <w:noProof/>
            </w:rPr>
          </w:pPr>
          <w:del w:id="129" w:author="zeusz" w:date="2014-08-21T17:39:00Z">
            <w:r w:rsidRPr="00507126" w:rsidDel="00507126">
              <w:rPr>
                <w:noProof/>
                <w:rPrChange w:id="130" w:author="zeusz" w:date="2014-08-21T17:39:00Z">
                  <w:rPr>
                    <w:rStyle w:val="Hiperhivatkozs"/>
                    <w:noProof/>
                  </w:rPr>
                </w:rPrChange>
              </w:rPr>
              <w:delText>5.6 Attendees</w:delText>
            </w:r>
            <w:r w:rsidDel="00507126">
              <w:rPr>
                <w:noProof/>
                <w:webHidden/>
              </w:rPr>
              <w:tab/>
              <w:delText>9</w:delText>
            </w:r>
          </w:del>
        </w:p>
        <w:p w14:paraId="6FB147C4" w14:textId="77777777" w:rsidR="00DE12B5" w:rsidDel="00507126" w:rsidRDefault="00DE12B5">
          <w:pPr>
            <w:pStyle w:val="TJ2"/>
            <w:tabs>
              <w:tab w:val="right" w:leader="dot" w:pos="9350"/>
            </w:tabs>
            <w:rPr>
              <w:del w:id="131" w:author="zeusz" w:date="2014-08-21T17:39:00Z"/>
              <w:rFonts w:eastAsiaTheme="minorEastAsia"/>
              <w:noProof/>
            </w:rPr>
          </w:pPr>
          <w:del w:id="132" w:author="zeusz" w:date="2014-08-21T17:39:00Z">
            <w:r w:rsidRPr="00507126" w:rsidDel="00507126">
              <w:rPr>
                <w:noProof/>
                <w:rPrChange w:id="133" w:author="zeusz" w:date="2014-08-21T17:39:00Z">
                  <w:rPr>
                    <w:rStyle w:val="Hiperhivatkozs"/>
                    <w:noProof/>
                  </w:rPr>
                </w:rPrChange>
              </w:rPr>
              <w:delText>5.7 Define Custom tournament type</w:delText>
            </w:r>
            <w:r w:rsidDel="00507126">
              <w:rPr>
                <w:noProof/>
                <w:webHidden/>
              </w:rPr>
              <w:tab/>
              <w:delText>10</w:delText>
            </w:r>
          </w:del>
        </w:p>
        <w:p w14:paraId="7F1B11AD" w14:textId="77777777" w:rsidR="00DE12B5" w:rsidDel="00507126" w:rsidRDefault="00DE12B5">
          <w:pPr>
            <w:pStyle w:val="TJ1"/>
            <w:tabs>
              <w:tab w:val="left" w:pos="440"/>
              <w:tab w:val="right" w:leader="dot" w:pos="9350"/>
            </w:tabs>
            <w:rPr>
              <w:del w:id="134" w:author="zeusz" w:date="2014-08-21T17:39:00Z"/>
              <w:rFonts w:eastAsiaTheme="minorEastAsia"/>
              <w:noProof/>
            </w:rPr>
          </w:pPr>
          <w:del w:id="135" w:author="zeusz" w:date="2014-08-21T17:39:00Z">
            <w:r w:rsidRPr="00507126" w:rsidDel="00507126">
              <w:rPr>
                <w:noProof/>
                <w:rPrChange w:id="136" w:author="zeusz" w:date="2014-08-21T17:39:00Z">
                  <w:rPr>
                    <w:rStyle w:val="Hiperhivatkozs"/>
                    <w:noProof/>
                  </w:rPr>
                </w:rPrChange>
              </w:rPr>
              <w:delText>6.</w:delText>
            </w:r>
            <w:r w:rsidDel="00507126">
              <w:rPr>
                <w:rFonts w:eastAsiaTheme="minorEastAsia"/>
                <w:noProof/>
              </w:rPr>
              <w:tab/>
            </w:r>
            <w:r w:rsidRPr="00507126" w:rsidDel="00507126">
              <w:rPr>
                <w:noProof/>
                <w:rPrChange w:id="137" w:author="zeusz" w:date="2014-08-21T17:39:00Z">
                  <w:rPr>
                    <w:rStyle w:val="Hiperhivatkozs"/>
                    <w:noProof/>
                  </w:rPr>
                </w:rPrChange>
              </w:rPr>
              <w:delText>Notification bar</w:delText>
            </w:r>
            <w:r w:rsidDel="00507126">
              <w:rPr>
                <w:noProof/>
                <w:webHidden/>
              </w:rPr>
              <w:tab/>
              <w:delText>11</w:delText>
            </w:r>
          </w:del>
        </w:p>
        <w:p w14:paraId="4C821435" w14:textId="77777777" w:rsidR="00DE12B5" w:rsidDel="00507126" w:rsidRDefault="00DE12B5">
          <w:pPr>
            <w:pStyle w:val="TJ1"/>
            <w:tabs>
              <w:tab w:val="left" w:pos="440"/>
              <w:tab w:val="right" w:leader="dot" w:pos="9350"/>
            </w:tabs>
            <w:rPr>
              <w:del w:id="138" w:author="zeusz" w:date="2014-08-21T17:39:00Z"/>
              <w:rFonts w:eastAsiaTheme="minorEastAsia"/>
              <w:noProof/>
            </w:rPr>
          </w:pPr>
          <w:del w:id="139" w:author="zeusz" w:date="2014-08-21T17:39:00Z">
            <w:r w:rsidRPr="00507126" w:rsidDel="00507126">
              <w:rPr>
                <w:noProof/>
                <w:rPrChange w:id="140" w:author="zeusz" w:date="2014-08-21T17:39:00Z">
                  <w:rPr>
                    <w:rStyle w:val="Hiperhivatkozs"/>
                    <w:noProof/>
                  </w:rPr>
                </w:rPrChange>
              </w:rPr>
              <w:delText>7.</w:delText>
            </w:r>
            <w:r w:rsidDel="00507126">
              <w:rPr>
                <w:rFonts w:eastAsiaTheme="minorEastAsia"/>
                <w:noProof/>
              </w:rPr>
              <w:tab/>
            </w:r>
            <w:r w:rsidRPr="00507126" w:rsidDel="00507126">
              <w:rPr>
                <w:noProof/>
                <w:rPrChange w:id="141" w:author="zeusz" w:date="2014-08-21T17:39:00Z">
                  <w:rPr>
                    <w:rStyle w:val="Hiperhivatkozs"/>
                    <w:noProof/>
                  </w:rPr>
                </w:rPrChange>
              </w:rPr>
              <w:delText>Game portal – With user role</w:delText>
            </w:r>
            <w:r w:rsidDel="00507126">
              <w:rPr>
                <w:noProof/>
                <w:webHidden/>
              </w:rPr>
              <w:tab/>
              <w:delText>12</w:delText>
            </w:r>
          </w:del>
        </w:p>
        <w:p w14:paraId="354E008F" w14:textId="77777777" w:rsidR="00DE12B5" w:rsidDel="00507126" w:rsidRDefault="00DE12B5">
          <w:pPr>
            <w:pStyle w:val="TJ2"/>
            <w:tabs>
              <w:tab w:val="left" w:pos="880"/>
              <w:tab w:val="right" w:leader="dot" w:pos="9350"/>
            </w:tabs>
            <w:rPr>
              <w:del w:id="142" w:author="zeusz" w:date="2014-08-21T17:39:00Z"/>
              <w:rFonts w:eastAsiaTheme="minorEastAsia"/>
              <w:noProof/>
            </w:rPr>
          </w:pPr>
          <w:del w:id="143" w:author="zeusz" w:date="2014-08-21T17:39:00Z">
            <w:r w:rsidRPr="00507126" w:rsidDel="00507126">
              <w:rPr>
                <w:noProof/>
                <w:rPrChange w:id="144" w:author="zeusz" w:date="2014-08-21T17:39:00Z">
                  <w:rPr>
                    <w:rStyle w:val="Hiperhivatkozs"/>
                    <w:noProof/>
                  </w:rPr>
                </w:rPrChange>
              </w:rPr>
              <w:delText>7.1</w:delText>
            </w:r>
            <w:r w:rsidDel="00507126">
              <w:rPr>
                <w:rFonts w:eastAsiaTheme="minorEastAsia"/>
                <w:noProof/>
              </w:rPr>
              <w:tab/>
            </w:r>
            <w:r w:rsidRPr="00507126" w:rsidDel="00507126">
              <w:rPr>
                <w:noProof/>
                <w:rPrChange w:id="145" w:author="zeusz" w:date="2014-08-21T17:39:00Z">
                  <w:rPr>
                    <w:rStyle w:val="Hiperhivatkozs"/>
                    <w:noProof/>
                  </w:rPr>
                </w:rPrChange>
              </w:rPr>
              <w:delText>Tips for the next round</w:delText>
            </w:r>
            <w:r w:rsidDel="00507126">
              <w:rPr>
                <w:noProof/>
                <w:webHidden/>
              </w:rPr>
              <w:tab/>
              <w:delText>12</w:delText>
            </w:r>
          </w:del>
        </w:p>
        <w:p w14:paraId="0C78367C" w14:textId="77777777" w:rsidR="00DE12B5" w:rsidDel="00507126" w:rsidRDefault="00DE12B5">
          <w:pPr>
            <w:pStyle w:val="TJ2"/>
            <w:tabs>
              <w:tab w:val="left" w:pos="880"/>
              <w:tab w:val="right" w:leader="dot" w:pos="9350"/>
            </w:tabs>
            <w:rPr>
              <w:del w:id="146" w:author="zeusz" w:date="2014-08-21T17:39:00Z"/>
              <w:rFonts w:eastAsiaTheme="minorEastAsia"/>
              <w:noProof/>
            </w:rPr>
          </w:pPr>
          <w:del w:id="147" w:author="zeusz" w:date="2014-08-21T17:39:00Z">
            <w:r w:rsidRPr="00507126" w:rsidDel="00507126">
              <w:rPr>
                <w:noProof/>
                <w:rPrChange w:id="148" w:author="zeusz" w:date="2014-08-21T17:39:00Z">
                  <w:rPr>
                    <w:rStyle w:val="Hiperhivatkozs"/>
                    <w:noProof/>
                  </w:rPr>
                </w:rPrChange>
              </w:rPr>
              <w:delText>7.2</w:delText>
            </w:r>
            <w:r w:rsidDel="00507126">
              <w:rPr>
                <w:rFonts w:eastAsiaTheme="minorEastAsia"/>
                <w:noProof/>
              </w:rPr>
              <w:tab/>
            </w:r>
            <w:r w:rsidRPr="00507126" w:rsidDel="00507126">
              <w:rPr>
                <w:noProof/>
                <w:rPrChange w:id="149" w:author="zeusz" w:date="2014-08-21T17:39:00Z">
                  <w:rPr>
                    <w:rStyle w:val="Hiperhivatkozs"/>
                    <w:noProof/>
                  </w:rPr>
                </w:rPrChange>
              </w:rPr>
              <w:delText>Game standings</w:delText>
            </w:r>
            <w:r w:rsidDel="00507126">
              <w:rPr>
                <w:noProof/>
                <w:webHidden/>
              </w:rPr>
              <w:tab/>
              <w:delText>12</w:delText>
            </w:r>
          </w:del>
        </w:p>
        <w:p w14:paraId="7ACEDFED" w14:textId="77777777" w:rsidR="00DE12B5" w:rsidDel="00507126" w:rsidRDefault="00DE12B5">
          <w:pPr>
            <w:pStyle w:val="TJ2"/>
            <w:tabs>
              <w:tab w:val="left" w:pos="880"/>
              <w:tab w:val="right" w:leader="dot" w:pos="9350"/>
            </w:tabs>
            <w:rPr>
              <w:del w:id="150" w:author="zeusz" w:date="2014-08-21T17:39:00Z"/>
              <w:rFonts w:eastAsiaTheme="minorEastAsia"/>
              <w:noProof/>
            </w:rPr>
          </w:pPr>
          <w:del w:id="151" w:author="zeusz" w:date="2014-08-21T17:39:00Z">
            <w:r w:rsidRPr="00507126" w:rsidDel="00507126">
              <w:rPr>
                <w:noProof/>
                <w:rPrChange w:id="152" w:author="zeusz" w:date="2014-08-21T17:39:00Z">
                  <w:rPr>
                    <w:rStyle w:val="Hiperhivatkozs"/>
                    <w:noProof/>
                  </w:rPr>
                </w:rPrChange>
              </w:rPr>
              <w:delText>7.3</w:delText>
            </w:r>
            <w:r w:rsidDel="00507126">
              <w:rPr>
                <w:rFonts w:eastAsiaTheme="minorEastAsia"/>
                <w:noProof/>
              </w:rPr>
              <w:tab/>
            </w:r>
            <w:r w:rsidRPr="00507126" w:rsidDel="00507126">
              <w:rPr>
                <w:noProof/>
                <w:rPrChange w:id="153" w:author="zeusz" w:date="2014-08-21T17:39:00Z">
                  <w:rPr>
                    <w:rStyle w:val="Hiperhivatkozs"/>
                    <w:noProof/>
                  </w:rPr>
                </w:rPrChange>
              </w:rPr>
              <w:delText>Standings of the tournament</w:delText>
            </w:r>
            <w:r w:rsidDel="00507126">
              <w:rPr>
                <w:noProof/>
                <w:webHidden/>
              </w:rPr>
              <w:tab/>
              <w:delText>13</w:delText>
            </w:r>
          </w:del>
        </w:p>
        <w:p w14:paraId="6D717FBB" w14:textId="77777777" w:rsidR="00DE12B5" w:rsidDel="00507126" w:rsidRDefault="00DE12B5">
          <w:pPr>
            <w:pStyle w:val="TJ2"/>
            <w:tabs>
              <w:tab w:val="left" w:pos="880"/>
              <w:tab w:val="right" w:leader="dot" w:pos="9350"/>
            </w:tabs>
            <w:rPr>
              <w:del w:id="154" w:author="zeusz" w:date="2014-08-21T17:39:00Z"/>
              <w:rFonts w:eastAsiaTheme="minorEastAsia"/>
              <w:noProof/>
            </w:rPr>
          </w:pPr>
          <w:del w:id="155" w:author="zeusz" w:date="2014-08-21T17:39:00Z">
            <w:r w:rsidRPr="00507126" w:rsidDel="00507126">
              <w:rPr>
                <w:noProof/>
                <w:rPrChange w:id="156" w:author="zeusz" w:date="2014-08-21T17:39:00Z">
                  <w:rPr>
                    <w:rStyle w:val="Hiperhivatkozs"/>
                    <w:noProof/>
                  </w:rPr>
                </w:rPrChange>
              </w:rPr>
              <w:delText>7.4</w:delText>
            </w:r>
            <w:r w:rsidDel="00507126">
              <w:rPr>
                <w:rFonts w:eastAsiaTheme="minorEastAsia"/>
                <w:noProof/>
              </w:rPr>
              <w:tab/>
            </w:r>
            <w:r w:rsidRPr="00507126" w:rsidDel="00507126">
              <w:rPr>
                <w:noProof/>
                <w:rPrChange w:id="157" w:author="zeusz" w:date="2014-08-21T17:39:00Z">
                  <w:rPr>
                    <w:rStyle w:val="Hiperhivatkozs"/>
                    <w:noProof/>
                  </w:rPr>
                </w:rPrChange>
              </w:rPr>
              <w:delText>The fixtures round by round</w:delText>
            </w:r>
            <w:r w:rsidDel="00507126">
              <w:rPr>
                <w:noProof/>
                <w:webHidden/>
              </w:rPr>
              <w:tab/>
              <w:delText>13</w:delText>
            </w:r>
          </w:del>
        </w:p>
        <w:p w14:paraId="363E13DB" w14:textId="77777777" w:rsidR="00DE12B5" w:rsidDel="00507126" w:rsidRDefault="00DE12B5">
          <w:pPr>
            <w:pStyle w:val="TJ1"/>
            <w:tabs>
              <w:tab w:val="left" w:pos="440"/>
              <w:tab w:val="right" w:leader="dot" w:pos="9350"/>
            </w:tabs>
            <w:rPr>
              <w:del w:id="158" w:author="zeusz" w:date="2014-08-21T17:39:00Z"/>
              <w:rFonts w:eastAsiaTheme="minorEastAsia"/>
              <w:noProof/>
            </w:rPr>
          </w:pPr>
          <w:del w:id="159" w:author="zeusz" w:date="2014-08-21T17:39:00Z">
            <w:r w:rsidRPr="00507126" w:rsidDel="00507126">
              <w:rPr>
                <w:noProof/>
                <w:rPrChange w:id="160" w:author="zeusz" w:date="2014-08-21T17:39:00Z">
                  <w:rPr>
                    <w:rStyle w:val="Hiperhivatkozs"/>
                    <w:noProof/>
                  </w:rPr>
                </w:rPrChange>
              </w:rPr>
              <w:delText>8</w:delText>
            </w:r>
            <w:r w:rsidDel="00507126">
              <w:rPr>
                <w:rFonts w:eastAsiaTheme="minorEastAsia"/>
                <w:noProof/>
              </w:rPr>
              <w:tab/>
            </w:r>
            <w:r w:rsidRPr="00507126" w:rsidDel="00507126">
              <w:rPr>
                <w:noProof/>
                <w:rPrChange w:id="161" w:author="zeusz" w:date="2014-08-21T17:39:00Z">
                  <w:rPr>
                    <w:rStyle w:val="Hiperhivatkozs"/>
                    <w:noProof/>
                  </w:rPr>
                </w:rPrChange>
              </w:rPr>
              <w:delText>Game portal – With Admin role</w:delText>
            </w:r>
            <w:r w:rsidDel="00507126">
              <w:rPr>
                <w:noProof/>
                <w:webHidden/>
              </w:rPr>
              <w:tab/>
              <w:delText>14</w:delText>
            </w:r>
          </w:del>
        </w:p>
        <w:p w14:paraId="068C9A32" w14:textId="77777777" w:rsidR="00DE12B5" w:rsidDel="00507126" w:rsidRDefault="00DE12B5">
          <w:pPr>
            <w:pStyle w:val="TJ2"/>
            <w:tabs>
              <w:tab w:val="right" w:leader="dot" w:pos="9350"/>
            </w:tabs>
            <w:rPr>
              <w:del w:id="162" w:author="zeusz" w:date="2014-08-21T17:39:00Z"/>
              <w:rFonts w:eastAsiaTheme="minorEastAsia"/>
              <w:noProof/>
            </w:rPr>
          </w:pPr>
          <w:del w:id="163" w:author="zeusz" w:date="2014-08-21T17:39:00Z">
            <w:r w:rsidRPr="00507126" w:rsidDel="00507126">
              <w:rPr>
                <w:noProof/>
                <w:rPrChange w:id="164" w:author="zeusz" w:date="2014-08-21T17:39:00Z">
                  <w:rPr>
                    <w:rStyle w:val="Hiperhivatkozs"/>
                    <w:noProof/>
                  </w:rPr>
                </w:rPrChange>
              </w:rPr>
              <w:delText>8.1 Opening screen</w:delText>
            </w:r>
            <w:r w:rsidDel="00507126">
              <w:rPr>
                <w:noProof/>
                <w:webHidden/>
              </w:rPr>
              <w:tab/>
              <w:delText>14</w:delText>
            </w:r>
          </w:del>
        </w:p>
        <w:p w14:paraId="5B041746" w14:textId="77777777" w:rsidR="00DE12B5" w:rsidDel="00507126" w:rsidRDefault="00DE12B5">
          <w:pPr>
            <w:pStyle w:val="TJ2"/>
            <w:tabs>
              <w:tab w:val="right" w:leader="dot" w:pos="9350"/>
            </w:tabs>
            <w:rPr>
              <w:del w:id="165" w:author="zeusz" w:date="2014-08-21T17:39:00Z"/>
              <w:rFonts w:eastAsiaTheme="minorEastAsia"/>
              <w:noProof/>
            </w:rPr>
          </w:pPr>
          <w:del w:id="166" w:author="zeusz" w:date="2014-08-21T17:39:00Z">
            <w:r w:rsidRPr="00507126" w:rsidDel="00507126">
              <w:rPr>
                <w:noProof/>
                <w:rPrChange w:id="167" w:author="zeusz" w:date="2014-08-21T17:39:00Z">
                  <w:rPr>
                    <w:rStyle w:val="Hiperhivatkozs"/>
                    <w:noProof/>
                  </w:rPr>
                </w:rPrChange>
              </w:rPr>
              <w:delText>8.2 Content switching</w:delText>
            </w:r>
            <w:r w:rsidDel="00507126">
              <w:rPr>
                <w:noProof/>
                <w:webHidden/>
              </w:rPr>
              <w:tab/>
              <w:delText>14</w:delText>
            </w:r>
          </w:del>
        </w:p>
        <w:p w14:paraId="46FDD197" w14:textId="77777777" w:rsidR="00DE12B5" w:rsidDel="00507126" w:rsidRDefault="00DE12B5">
          <w:pPr>
            <w:pStyle w:val="TJ2"/>
            <w:tabs>
              <w:tab w:val="right" w:leader="dot" w:pos="9350"/>
            </w:tabs>
            <w:rPr>
              <w:del w:id="168" w:author="zeusz" w:date="2014-08-21T17:39:00Z"/>
              <w:rFonts w:eastAsiaTheme="minorEastAsia"/>
              <w:noProof/>
            </w:rPr>
          </w:pPr>
          <w:del w:id="169" w:author="zeusz" w:date="2014-08-21T17:39:00Z">
            <w:r w:rsidRPr="00507126" w:rsidDel="00507126">
              <w:rPr>
                <w:noProof/>
                <w:rPrChange w:id="170" w:author="zeusz" w:date="2014-08-21T17:39:00Z">
                  <w:rPr>
                    <w:rStyle w:val="Hiperhivatkozs"/>
                    <w:noProof/>
                  </w:rPr>
                </w:rPrChange>
              </w:rPr>
              <w:delText>8.3 Provide Match Results</w:delText>
            </w:r>
            <w:r w:rsidDel="00507126">
              <w:rPr>
                <w:noProof/>
                <w:webHidden/>
              </w:rPr>
              <w:tab/>
              <w:delText>14</w:delText>
            </w:r>
          </w:del>
        </w:p>
        <w:p w14:paraId="125E5CAF" w14:textId="77777777" w:rsidR="00DE12B5" w:rsidDel="00507126" w:rsidRDefault="00DE12B5">
          <w:pPr>
            <w:pStyle w:val="TJ2"/>
            <w:tabs>
              <w:tab w:val="right" w:leader="dot" w:pos="9350"/>
            </w:tabs>
            <w:rPr>
              <w:del w:id="171" w:author="zeusz" w:date="2014-08-21T17:39:00Z"/>
              <w:rFonts w:eastAsiaTheme="minorEastAsia"/>
              <w:noProof/>
            </w:rPr>
          </w:pPr>
          <w:del w:id="172" w:author="zeusz" w:date="2014-08-21T17:39:00Z">
            <w:r w:rsidRPr="00507126" w:rsidDel="00507126">
              <w:rPr>
                <w:noProof/>
                <w:rPrChange w:id="173" w:author="zeusz" w:date="2014-08-21T17:39:00Z">
                  <w:rPr>
                    <w:rStyle w:val="Hiperhivatkozs"/>
                    <w:noProof/>
                  </w:rPr>
                </w:rPrChange>
              </w:rPr>
              <w:delText>8.4 Fixtures</w:delText>
            </w:r>
            <w:r w:rsidDel="00507126">
              <w:rPr>
                <w:noProof/>
                <w:webHidden/>
              </w:rPr>
              <w:tab/>
              <w:delText>15</w:delText>
            </w:r>
          </w:del>
        </w:p>
        <w:p w14:paraId="49165C59" w14:textId="77777777" w:rsidR="00C57E90" w:rsidRDefault="00C57E90" w:rsidP="00AB3069">
          <w:pPr>
            <w:jc w:val="both"/>
          </w:pPr>
          <w:r>
            <w:rPr>
              <w:b/>
              <w:bCs/>
              <w:lang w:val="hu-HU"/>
            </w:rPr>
            <w:fldChar w:fldCharType="end"/>
          </w:r>
        </w:p>
      </w:sdtContent>
    </w:sdt>
    <w:p w14:paraId="79E193B3" w14:textId="77777777" w:rsidR="00C57E90" w:rsidRDefault="00C57E90" w:rsidP="00AB3069">
      <w:pPr>
        <w:jc w:val="both"/>
      </w:pPr>
      <w:r>
        <w:br w:type="page"/>
      </w:r>
      <w:bookmarkStart w:id="174" w:name="_GoBack"/>
      <w:bookmarkEnd w:id="174"/>
    </w:p>
    <w:p w14:paraId="5DEC4445" w14:textId="77777777" w:rsidR="00C57E90" w:rsidRDefault="00C57E90" w:rsidP="00AB3069">
      <w:pPr>
        <w:pStyle w:val="Tartalomjegyzkcmsora"/>
        <w:jc w:val="both"/>
      </w:pPr>
      <w:r>
        <w:lastRenderedPageBreak/>
        <w:t>Revision History</w:t>
      </w:r>
    </w:p>
    <w:p w14:paraId="4C03E9DA" w14:textId="77777777" w:rsidR="00C57E90" w:rsidRPr="0046406C" w:rsidRDefault="00C57E90" w:rsidP="00AB3069">
      <w:pPr>
        <w:jc w:val="both"/>
      </w:pPr>
    </w:p>
    <w:tbl>
      <w:tblPr>
        <w:tblStyle w:val="Rcsostblzat"/>
        <w:tblW w:w="0" w:type="auto"/>
        <w:tblLook w:val="04A0" w:firstRow="1" w:lastRow="0" w:firstColumn="1" w:lastColumn="0" w:noHBand="0" w:noVBand="1"/>
      </w:tblPr>
      <w:tblGrid>
        <w:gridCol w:w="1870"/>
        <w:gridCol w:w="1870"/>
        <w:gridCol w:w="1870"/>
        <w:gridCol w:w="1870"/>
      </w:tblGrid>
      <w:tr w:rsidR="00C57E90" w14:paraId="411E7F9C" w14:textId="77777777" w:rsidTr="00DB0A0D">
        <w:tc>
          <w:tcPr>
            <w:tcW w:w="1870" w:type="dxa"/>
            <w:shd w:val="clear" w:color="auto" w:fill="BFBFBF" w:themeFill="background1" w:themeFillShade="BF"/>
          </w:tcPr>
          <w:p w14:paraId="4D2F216B" w14:textId="77777777" w:rsidR="00C57E90" w:rsidRDefault="00C57E90" w:rsidP="00AB3069">
            <w:pPr>
              <w:jc w:val="both"/>
            </w:pPr>
            <w:r>
              <w:t>Version</w:t>
            </w:r>
          </w:p>
        </w:tc>
        <w:tc>
          <w:tcPr>
            <w:tcW w:w="1870" w:type="dxa"/>
            <w:shd w:val="clear" w:color="auto" w:fill="BFBFBF" w:themeFill="background1" w:themeFillShade="BF"/>
          </w:tcPr>
          <w:p w14:paraId="2421DBD1" w14:textId="77777777" w:rsidR="00C57E90" w:rsidRDefault="00C57E90" w:rsidP="00AB3069">
            <w:pPr>
              <w:jc w:val="both"/>
            </w:pPr>
            <w:r>
              <w:t>Date</w:t>
            </w:r>
          </w:p>
        </w:tc>
        <w:tc>
          <w:tcPr>
            <w:tcW w:w="1870" w:type="dxa"/>
            <w:shd w:val="clear" w:color="auto" w:fill="BFBFBF" w:themeFill="background1" w:themeFillShade="BF"/>
          </w:tcPr>
          <w:p w14:paraId="41FAA184" w14:textId="77777777" w:rsidR="00C57E90" w:rsidRDefault="00C57E90" w:rsidP="00AB3069">
            <w:pPr>
              <w:jc w:val="both"/>
            </w:pPr>
            <w:r>
              <w:t>Author</w:t>
            </w:r>
          </w:p>
        </w:tc>
        <w:tc>
          <w:tcPr>
            <w:tcW w:w="1870" w:type="dxa"/>
            <w:shd w:val="clear" w:color="auto" w:fill="BFBFBF" w:themeFill="background1" w:themeFillShade="BF"/>
          </w:tcPr>
          <w:p w14:paraId="47130E75" w14:textId="77777777" w:rsidR="00C57E90" w:rsidRDefault="00C57E90" w:rsidP="00AB3069">
            <w:pPr>
              <w:jc w:val="both"/>
            </w:pPr>
            <w:r>
              <w:t>Description</w:t>
            </w:r>
          </w:p>
        </w:tc>
      </w:tr>
      <w:tr w:rsidR="00C57E90" w14:paraId="19815867" w14:textId="77777777" w:rsidTr="00DB0A0D">
        <w:tc>
          <w:tcPr>
            <w:tcW w:w="1870" w:type="dxa"/>
          </w:tcPr>
          <w:p w14:paraId="4A126D18" w14:textId="77777777" w:rsidR="00C57E90" w:rsidRDefault="00C57E90" w:rsidP="00AB3069">
            <w:pPr>
              <w:jc w:val="both"/>
            </w:pPr>
            <w:r>
              <w:t>0.1</w:t>
            </w:r>
          </w:p>
        </w:tc>
        <w:tc>
          <w:tcPr>
            <w:tcW w:w="1870" w:type="dxa"/>
          </w:tcPr>
          <w:p w14:paraId="3FF0215D" w14:textId="77777777" w:rsidR="00C57E90" w:rsidRDefault="00C57E90" w:rsidP="00AB3069">
            <w:pPr>
              <w:jc w:val="both"/>
            </w:pPr>
            <w:r>
              <w:t>2014.07.15</w:t>
            </w:r>
          </w:p>
        </w:tc>
        <w:tc>
          <w:tcPr>
            <w:tcW w:w="1870" w:type="dxa"/>
          </w:tcPr>
          <w:p w14:paraId="7A3CB8FC" w14:textId="77777777" w:rsidR="00C57E90" w:rsidRDefault="00C57E90" w:rsidP="00AB3069">
            <w:pPr>
              <w:jc w:val="both"/>
            </w:pPr>
            <w:r>
              <w:t>Geza Nagy</w:t>
            </w:r>
          </w:p>
        </w:tc>
        <w:tc>
          <w:tcPr>
            <w:tcW w:w="1870" w:type="dxa"/>
          </w:tcPr>
          <w:p w14:paraId="06919157" w14:textId="77777777" w:rsidR="00C57E90" w:rsidRDefault="00C57E90" w:rsidP="00AB3069">
            <w:pPr>
              <w:jc w:val="both"/>
            </w:pPr>
            <w:r>
              <w:t>Document base</w:t>
            </w:r>
          </w:p>
        </w:tc>
      </w:tr>
      <w:tr w:rsidR="00C57E90" w14:paraId="3512E887" w14:textId="77777777" w:rsidTr="00DB0A0D">
        <w:tc>
          <w:tcPr>
            <w:tcW w:w="1870" w:type="dxa"/>
          </w:tcPr>
          <w:p w14:paraId="122917D3" w14:textId="77777777" w:rsidR="00C57E90" w:rsidRDefault="00470DA6" w:rsidP="00AB3069">
            <w:pPr>
              <w:jc w:val="both"/>
            </w:pPr>
            <w:r>
              <w:t>0.2</w:t>
            </w:r>
          </w:p>
        </w:tc>
        <w:tc>
          <w:tcPr>
            <w:tcW w:w="1870" w:type="dxa"/>
          </w:tcPr>
          <w:p w14:paraId="4D83BA2A" w14:textId="77777777" w:rsidR="00C57E90" w:rsidRDefault="00470DA6" w:rsidP="00AB3069">
            <w:pPr>
              <w:jc w:val="both"/>
            </w:pPr>
            <w:r>
              <w:t>2014.07.30</w:t>
            </w:r>
          </w:p>
        </w:tc>
        <w:tc>
          <w:tcPr>
            <w:tcW w:w="1870" w:type="dxa"/>
          </w:tcPr>
          <w:p w14:paraId="5189C628" w14:textId="77777777" w:rsidR="00C57E90" w:rsidRDefault="00470DA6" w:rsidP="00AB3069">
            <w:pPr>
              <w:jc w:val="both"/>
            </w:pPr>
            <w:r>
              <w:t>Geza Nagy</w:t>
            </w:r>
          </w:p>
        </w:tc>
        <w:tc>
          <w:tcPr>
            <w:tcW w:w="1870" w:type="dxa"/>
          </w:tcPr>
          <w:p w14:paraId="2D83D1C3" w14:textId="77777777" w:rsidR="00C57E90" w:rsidRDefault="00470DA6" w:rsidP="00AB3069">
            <w:pPr>
              <w:jc w:val="both"/>
            </w:pPr>
            <w:r>
              <w:t>Continued</w:t>
            </w:r>
          </w:p>
        </w:tc>
      </w:tr>
      <w:tr w:rsidR="00C57E90" w14:paraId="068BAF01" w14:textId="77777777" w:rsidTr="00DB0A0D">
        <w:tc>
          <w:tcPr>
            <w:tcW w:w="1870" w:type="dxa"/>
          </w:tcPr>
          <w:p w14:paraId="316F4FD8" w14:textId="77777777" w:rsidR="00C57E90" w:rsidRDefault="00DE12B5" w:rsidP="00AB3069">
            <w:pPr>
              <w:jc w:val="both"/>
            </w:pPr>
            <w:r>
              <w:t>1.0</w:t>
            </w:r>
          </w:p>
        </w:tc>
        <w:tc>
          <w:tcPr>
            <w:tcW w:w="1870" w:type="dxa"/>
          </w:tcPr>
          <w:p w14:paraId="1656F247" w14:textId="77777777" w:rsidR="00C57E90" w:rsidRDefault="00DE12B5" w:rsidP="00AB3069">
            <w:pPr>
              <w:jc w:val="both"/>
            </w:pPr>
            <w:r>
              <w:t>2014.08.17</w:t>
            </w:r>
          </w:p>
        </w:tc>
        <w:tc>
          <w:tcPr>
            <w:tcW w:w="1870" w:type="dxa"/>
          </w:tcPr>
          <w:p w14:paraId="20995B59" w14:textId="77777777" w:rsidR="00C57E90" w:rsidRDefault="00DE12B5" w:rsidP="00AB3069">
            <w:pPr>
              <w:jc w:val="both"/>
            </w:pPr>
            <w:r>
              <w:t>Geza Nagy</w:t>
            </w:r>
          </w:p>
        </w:tc>
        <w:tc>
          <w:tcPr>
            <w:tcW w:w="1870" w:type="dxa"/>
          </w:tcPr>
          <w:p w14:paraId="365218BC" w14:textId="77777777" w:rsidR="00C57E90" w:rsidRDefault="00DE12B5" w:rsidP="00AB3069">
            <w:pPr>
              <w:jc w:val="both"/>
            </w:pPr>
            <w:r>
              <w:t>v1.0</w:t>
            </w:r>
          </w:p>
        </w:tc>
      </w:tr>
      <w:tr w:rsidR="00857096" w14:paraId="0A75E44F" w14:textId="77777777" w:rsidTr="00DB0A0D">
        <w:tc>
          <w:tcPr>
            <w:tcW w:w="1870" w:type="dxa"/>
          </w:tcPr>
          <w:p w14:paraId="37C57083" w14:textId="0196B84D" w:rsidR="00857096" w:rsidRDefault="00507126" w:rsidP="00AB3069">
            <w:pPr>
              <w:jc w:val="both"/>
            </w:pPr>
            <w:ins w:id="175" w:author="zeusz" w:date="2014-08-21T17:39:00Z">
              <w:r>
                <w:t>1.1</w:t>
              </w:r>
            </w:ins>
          </w:p>
        </w:tc>
        <w:tc>
          <w:tcPr>
            <w:tcW w:w="1870" w:type="dxa"/>
          </w:tcPr>
          <w:p w14:paraId="2C7A1F71" w14:textId="0E2917A0" w:rsidR="00857096" w:rsidRDefault="00507126" w:rsidP="00AB3069">
            <w:pPr>
              <w:jc w:val="both"/>
            </w:pPr>
            <w:ins w:id="176" w:author="zeusz" w:date="2014-08-21T17:39:00Z">
              <w:r>
                <w:t>2014.08.21</w:t>
              </w:r>
            </w:ins>
          </w:p>
        </w:tc>
        <w:tc>
          <w:tcPr>
            <w:tcW w:w="1870" w:type="dxa"/>
          </w:tcPr>
          <w:p w14:paraId="64150153" w14:textId="597C0AB3" w:rsidR="00857096" w:rsidRDefault="00507126" w:rsidP="00AB3069">
            <w:pPr>
              <w:jc w:val="both"/>
            </w:pPr>
            <w:ins w:id="177" w:author="zeusz" w:date="2014-08-21T17:39:00Z">
              <w:r>
                <w:t>Geza Nagy</w:t>
              </w:r>
            </w:ins>
          </w:p>
        </w:tc>
        <w:tc>
          <w:tcPr>
            <w:tcW w:w="1870" w:type="dxa"/>
          </w:tcPr>
          <w:p w14:paraId="14E0ADBD" w14:textId="06B35580" w:rsidR="00857096" w:rsidRDefault="00507126" w:rsidP="00AB3069">
            <w:pPr>
              <w:jc w:val="both"/>
            </w:pPr>
            <w:ins w:id="178" w:author="zeusz" w:date="2014-08-21T17:39:00Z">
              <w:r>
                <w:t>Extensions and clearings</w:t>
              </w:r>
            </w:ins>
          </w:p>
        </w:tc>
      </w:tr>
    </w:tbl>
    <w:p w14:paraId="67C46A76" w14:textId="77777777" w:rsidR="004532BE" w:rsidRDefault="004532BE" w:rsidP="00AB3069">
      <w:pPr>
        <w:jc w:val="both"/>
      </w:pPr>
    </w:p>
    <w:p w14:paraId="753520CF" w14:textId="77777777" w:rsidR="00857096" w:rsidRDefault="00857096" w:rsidP="00AB3069">
      <w:pPr>
        <w:jc w:val="both"/>
      </w:pPr>
      <w:r>
        <w:br w:type="page"/>
      </w:r>
    </w:p>
    <w:p w14:paraId="12388D47" w14:textId="77777777" w:rsidR="00857096" w:rsidRDefault="00750986">
      <w:pPr>
        <w:pStyle w:val="Cmsor1"/>
        <w:numPr>
          <w:ilvl w:val="0"/>
          <w:numId w:val="2"/>
        </w:numPr>
        <w:ind w:left="360"/>
        <w:rPr>
          <w:ins w:id="179" w:author="zeusz" w:date="2014-08-18T21:54:00Z"/>
        </w:rPr>
        <w:pPrChange w:id="180" w:author="zeusz" w:date="2014-08-18T21:54:00Z">
          <w:pPr>
            <w:jc w:val="both"/>
          </w:pPr>
        </w:pPrChange>
      </w:pPr>
      <w:bookmarkStart w:id="181" w:name="_Toc396406121"/>
      <w:ins w:id="182" w:author="zeusz" w:date="2014-08-18T21:54:00Z">
        <w:r>
          <w:lastRenderedPageBreak/>
          <w:t>Overview</w:t>
        </w:r>
        <w:bookmarkEnd w:id="181"/>
      </w:ins>
    </w:p>
    <w:p w14:paraId="1E909BCF" w14:textId="77777777" w:rsidR="00750986" w:rsidRDefault="00750986" w:rsidP="0040616B">
      <w:pPr>
        <w:jc w:val="both"/>
        <w:rPr>
          <w:ins w:id="183" w:author="zeusz" w:date="2014-08-18T22:06:00Z"/>
        </w:rPr>
      </w:pPr>
      <w:ins w:id="184" w:author="zeusz" w:date="2014-08-18T21:54:00Z">
        <w:r>
          <w:t xml:space="preserve">This document is created with the purpose of describe </w:t>
        </w:r>
      </w:ins>
      <w:ins w:id="185" w:author="zeusz" w:date="2014-08-18T21:56:00Z">
        <w:r>
          <w:t>the</w:t>
        </w:r>
      </w:ins>
      <w:ins w:id="186" w:author="zeusz" w:date="2014-08-18T21:54:00Z">
        <w:r>
          <w:t xml:space="preserve"> parts of the BetGame application. How these parts are structured and should work and should be integrated with the other parts.</w:t>
        </w:r>
      </w:ins>
      <w:ins w:id="187" w:author="zeusz" w:date="2014-08-18T21:58:00Z">
        <w:r>
          <w:t xml:space="preserve"> To</w:t>
        </w:r>
      </w:ins>
      <w:ins w:id="188" w:author="zeusz" w:date="2014-08-18T21:54:00Z">
        <w:r>
          <w:t xml:space="preserve"> </w:t>
        </w:r>
      </w:ins>
      <w:ins w:id="189" w:author="zeusz" w:date="2014-08-18T21:58:00Z">
        <w:r>
          <w:t xml:space="preserve">avoid redundancy </w:t>
        </w:r>
      </w:ins>
      <w:ins w:id="190" w:author="zeusz" w:date="2014-08-18T21:59:00Z">
        <w:r>
          <w:t>t</w:t>
        </w:r>
      </w:ins>
      <w:ins w:id="191" w:author="zeusz" w:date="2014-08-18T21:54:00Z">
        <w:r>
          <w:t>his docum</w:t>
        </w:r>
      </w:ins>
      <w:ins w:id="192" w:author="zeusz" w:date="2014-08-18T21:57:00Z">
        <w:r>
          <w:t xml:space="preserve">ent is not containing the </w:t>
        </w:r>
      </w:ins>
      <w:ins w:id="193" w:author="zeusz" w:date="2014-08-18T21:58:00Z">
        <w:r>
          <w:t>business</w:t>
        </w:r>
      </w:ins>
      <w:ins w:id="194" w:author="zeusz" w:date="2014-08-18T21:57:00Z">
        <w:r>
          <w:t xml:space="preserve"> </w:t>
        </w:r>
      </w:ins>
      <w:ins w:id="195" w:author="zeusz" w:date="2014-08-18T21:58:00Z">
        <w:r>
          <w:t>requirements which has already written in BRD.</w:t>
        </w:r>
      </w:ins>
    </w:p>
    <w:p w14:paraId="2CB624D3" w14:textId="77777777" w:rsidR="00AD2CD8" w:rsidRDefault="00AD2CD8">
      <w:pPr>
        <w:jc w:val="both"/>
      </w:pPr>
      <w:ins w:id="196" w:author="zeusz" w:date="2014-08-18T22:06:00Z">
        <w:r>
          <w:t xml:space="preserve">Another important thing is the attached images are only </w:t>
        </w:r>
      </w:ins>
      <w:ins w:id="197" w:author="zeusz" w:date="2014-08-18T22:07:00Z">
        <w:r>
          <w:t>sketches and shows only the basement of the specific items, after the UX Team provide us the finalized Wireframes and design, these pictures should been replaced.</w:t>
        </w:r>
      </w:ins>
    </w:p>
    <w:p w14:paraId="62AF7736" w14:textId="77777777" w:rsidR="00BA1877" w:rsidRDefault="00BA1877" w:rsidP="00AB3069">
      <w:pPr>
        <w:pStyle w:val="Cmsor1"/>
        <w:numPr>
          <w:ilvl w:val="0"/>
          <w:numId w:val="2"/>
        </w:numPr>
        <w:ind w:left="360"/>
        <w:jc w:val="both"/>
      </w:pPr>
      <w:bookmarkStart w:id="198" w:name="_Toc396406122"/>
      <w:r>
        <w:t>Login screen</w:t>
      </w:r>
      <w:bookmarkEnd w:id="198"/>
    </w:p>
    <w:p w14:paraId="007D342E" w14:textId="77777777" w:rsidR="00BA1877" w:rsidRDefault="00BA1877" w:rsidP="00DE12B5">
      <w:pPr>
        <w:jc w:val="both"/>
      </w:pPr>
      <w:r>
        <w:t>This is the first site what the user can see. The only content of this site is a traditional login form which has two inputs: Username and password.</w:t>
      </w:r>
    </w:p>
    <w:p w14:paraId="5E4768DB" w14:textId="77777777" w:rsidR="00BA1877" w:rsidRDefault="00BA1877" w:rsidP="00DE12B5">
      <w:pPr>
        <w:jc w:val="both"/>
      </w:pPr>
      <w:r>
        <w:t>With this information the application identifies the user and after</w:t>
      </w:r>
      <w:ins w:id="199" w:author="zeusz" w:date="2014-08-18T22:01:00Z">
        <w:r w:rsidR="00750986">
          <w:t xml:space="preserve"> clicking</w:t>
        </w:r>
      </w:ins>
      <w:r>
        <w:t xml:space="preserve"> the “Login” texted button</w:t>
      </w:r>
      <w:ins w:id="200" w:author="zeusz" w:date="2014-08-18T22:01:00Z">
        <w:r w:rsidR="00750986">
          <w:t xml:space="preserve"> - </w:t>
        </w:r>
      </w:ins>
      <w:del w:id="201" w:author="zeusz" w:date="2014-08-18T22:01:00Z">
        <w:r w:rsidDel="00750986">
          <w:delText>. I</w:delText>
        </w:r>
      </w:del>
      <w:ins w:id="202" w:author="zeusz" w:date="2014-08-18T22:01:00Z">
        <w:r w:rsidR="00750986">
          <w:t>i</w:t>
        </w:r>
      </w:ins>
      <w:r>
        <w:t>f the given credential is valid</w:t>
      </w:r>
      <w:ins w:id="203" w:author="zeusz" w:date="2014-08-18T22:01:00Z">
        <w:r w:rsidR="00750986">
          <w:t xml:space="preserve"> -</w:t>
        </w:r>
      </w:ins>
      <w:del w:id="204" w:author="zeusz" w:date="2014-08-18T22:01:00Z">
        <w:r w:rsidDel="00750986">
          <w:delText>,</w:delText>
        </w:r>
      </w:del>
      <w:r>
        <w:t xml:space="preserve"> </w:t>
      </w:r>
      <w:commentRangeStart w:id="205"/>
      <w:r>
        <w:t>the controller behind the front end forwards</w:t>
      </w:r>
      <w:commentRangeEnd w:id="205"/>
      <w:r w:rsidR="00750986">
        <w:rPr>
          <w:rStyle w:val="Jegyzethivatkozs"/>
        </w:rPr>
        <w:commentReference w:id="205"/>
      </w:r>
      <w:r>
        <w:t xml:space="preserve"> him/her to the home screen which belongs to him/her.</w:t>
      </w:r>
    </w:p>
    <w:p w14:paraId="748E7079" w14:textId="77777777" w:rsidR="00BA1877" w:rsidRDefault="00BA1877" w:rsidP="00DE12B5">
      <w:pPr>
        <w:jc w:val="both"/>
      </w:pPr>
      <w:r>
        <w:t>There are two other item on the login screen. A link for registration which shows a modal with the purpose of gathering information of the user who want to join the site.</w:t>
      </w:r>
    </w:p>
    <w:p w14:paraId="177DD23D" w14:textId="77777777" w:rsidR="00BA1877" w:rsidRDefault="00BA1877" w:rsidP="00DE12B5">
      <w:pPr>
        <w:jc w:val="both"/>
      </w:pPr>
      <w:r>
        <w:t xml:space="preserve">The other is also a reference for sending a reminder email if the already registered user has forgotten his/her password. </w:t>
      </w:r>
    </w:p>
    <w:p w14:paraId="50F72070" w14:textId="77777777" w:rsidR="00BA0ECD" w:rsidRDefault="00BA0ECD" w:rsidP="00DE12B5">
      <w:pPr>
        <w:jc w:val="both"/>
      </w:pPr>
      <w:r>
        <w:rPr>
          <w:noProof/>
        </w:rPr>
        <w:drawing>
          <wp:inline distT="0" distB="0" distL="0" distR="0" wp14:anchorId="14FFBB57" wp14:editId="31C2B67F">
            <wp:extent cx="5943600" cy="367919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33A43DF5" w14:textId="77777777" w:rsidR="00BA1877" w:rsidRDefault="002A2A82" w:rsidP="00DE12B5">
      <w:pPr>
        <w:pStyle w:val="Cmsor1"/>
        <w:numPr>
          <w:ilvl w:val="0"/>
          <w:numId w:val="2"/>
        </w:numPr>
        <w:ind w:left="360"/>
        <w:jc w:val="both"/>
      </w:pPr>
      <w:bookmarkStart w:id="206" w:name="_Toc396406123"/>
      <w:r>
        <w:lastRenderedPageBreak/>
        <w:t>Forgotten Password</w:t>
      </w:r>
      <w:bookmarkEnd w:id="206"/>
    </w:p>
    <w:p w14:paraId="3EE9AE9B" w14:textId="77777777" w:rsidR="002A2A82" w:rsidRDefault="002A2A82" w:rsidP="00DE12B5">
      <w:pPr>
        <w:jc w:val="both"/>
      </w:pPr>
      <w:r>
        <w:t>It’s a simple modal with an input text field, labels with instructions and a button.</w:t>
      </w:r>
    </w:p>
    <w:p w14:paraId="25DC388B" w14:textId="77777777" w:rsidR="002A2A82" w:rsidRDefault="002A2A82" w:rsidP="00DE12B5">
      <w:pPr>
        <w:jc w:val="both"/>
      </w:pPr>
      <w:r>
        <w:t>The input field is for the e-mail the user provided at registration. When the user clicks the “Send Reminder” button, the application send an auto-generated message to the given e-mail and contains the password which belongs to the person who owns that e-mail address.</w:t>
      </w:r>
    </w:p>
    <w:p w14:paraId="0C71E3DF" w14:textId="77777777" w:rsidR="002A2A82" w:rsidRDefault="004A31D7" w:rsidP="00DE12B5">
      <w:pPr>
        <w:jc w:val="both"/>
      </w:pPr>
      <w:r>
        <w:t>[TODO: Screen should be inserted here…]</w:t>
      </w:r>
    </w:p>
    <w:p w14:paraId="083F9E68" w14:textId="77777777" w:rsidR="00857096" w:rsidRDefault="00857096" w:rsidP="00DE12B5">
      <w:pPr>
        <w:jc w:val="both"/>
      </w:pPr>
      <w:r>
        <w:br w:type="page"/>
      </w:r>
    </w:p>
    <w:p w14:paraId="0BACBEB2" w14:textId="77777777" w:rsidR="00857096" w:rsidRDefault="00857096" w:rsidP="00DE12B5">
      <w:pPr>
        <w:jc w:val="both"/>
      </w:pPr>
    </w:p>
    <w:p w14:paraId="7D1C6E01" w14:textId="77777777" w:rsidR="00BA1877" w:rsidRDefault="00BA1877" w:rsidP="00DE12B5">
      <w:pPr>
        <w:pStyle w:val="Cmsor1"/>
        <w:numPr>
          <w:ilvl w:val="0"/>
          <w:numId w:val="2"/>
        </w:numPr>
        <w:ind w:left="360"/>
        <w:jc w:val="both"/>
      </w:pPr>
      <w:bookmarkStart w:id="207" w:name="_Toc396406124"/>
      <w:r>
        <w:t>Registration screen</w:t>
      </w:r>
      <w:bookmarkEnd w:id="207"/>
    </w:p>
    <w:p w14:paraId="46B5172C" w14:textId="77777777" w:rsidR="00BA1877" w:rsidRDefault="002A2A82" w:rsidP="00DE12B5">
      <w:pPr>
        <w:jc w:val="both"/>
      </w:pPr>
      <w:r>
        <w:t>It is also a modal window which contains a form. This form collects the required and optional information about the user who want to register.</w:t>
      </w:r>
    </w:p>
    <w:p w14:paraId="2C46C1BC" w14:textId="77777777" w:rsidR="002A2A82" w:rsidRPr="00AD2CD8" w:rsidRDefault="00C57E90">
      <w:pPr>
        <w:pStyle w:val="Cmsor2"/>
        <w:ind w:left="360"/>
        <w:jc w:val="both"/>
        <w:rPr>
          <w:rStyle w:val="Erskiemels"/>
          <w:rPrChange w:id="208" w:author="zeusz" w:date="2014-08-18T22:11:00Z">
            <w:rPr/>
          </w:rPrChange>
        </w:rPr>
        <w:pPrChange w:id="209" w:author="zeusz" w:date="2014-08-18T22:10:00Z">
          <w:pPr>
            <w:pStyle w:val="Cmsor2"/>
            <w:jc w:val="both"/>
          </w:pPr>
        </w:pPrChange>
      </w:pPr>
      <w:del w:id="210" w:author="zeusz" w:date="2014-08-18T22:09:00Z">
        <w:r w:rsidRPr="00AD2CD8" w:rsidDel="00AD2CD8">
          <w:rPr>
            <w:rStyle w:val="Erskiemels"/>
            <w:rPrChange w:id="211" w:author="zeusz" w:date="2014-08-18T22:11:00Z">
              <w:rPr/>
            </w:rPrChange>
          </w:rPr>
          <w:delText>3</w:delText>
        </w:r>
      </w:del>
      <w:del w:id="212" w:author="zeusz" w:date="2014-08-18T22:10:00Z">
        <w:r w:rsidRPr="00AD2CD8" w:rsidDel="00AD2CD8">
          <w:rPr>
            <w:rStyle w:val="Erskiemels"/>
            <w:rPrChange w:id="213" w:author="zeusz" w:date="2014-08-18T22:11:00Z">
              <w:rPr/>
            </w:rPrChange>
          </w:rPr>
          <w:delText xml:space="preserve">.1 </w:delText>
        </w:r>
      </w:del>
      <w:bookmarkStart w:id="214" w:name="_Toc396406125"/>
      <w:r w:rsidR="002A2A82" w:rsidRPr="00AD2CD8">
        <w:rPr>
          <w:rStyle w:val="Erskiemels"/>
          <w:rPrChange w:id="215" w:author="zeusz" w:date="2014-08-18T22:11:00Z">
            <w:rPr/>
          </w:rPrChange>
        </w:rPr>
        <w:t>Required information:</w:t>
      </w:r>
      <w:bookmarkEnd w:id="214"/>
    </w:p>
    <w:p w14:paraId="31831F77" w14:textId="77777777" w:rsidR="00C915B7" w:rsidRDefault="00C915B7" w:rsidP="00DE12B5">
      <w:pPr>
        <w:pStyle w:val="Listaszerbekezds"/>
        <w:numPr>
          <w:ilvl w:val="0"/>
          <w:numId w:val="1"/>
        </w:numPr>
        <w:jc w:val="both"/>
      </w:pPr>
      <w:r>
        <w:t>Nickname</w:t>
      </w:r>
    </w:p>
    <w:p w14:paraId="0E5AEDBA" w14:textId="77777777" w:rsidR="00C915B7" w:rsidRDefault="00C915B7" w:rsidP="00DE12B5">
      <w:pPr>
        <w:pStyle w:val="Listaszerbekezds"/>
        <w:numPr>
          <w:ilvl w:val="0"/>
          <w:numId w:val="1"/>
        </w:numPr>
        <w:jc w:val="both"/>
      </w:pPr>
      <w:r>
        <w:t>Password</w:t>
      </w:r>
    </w:p>
    <w:p w14:paraId="515EB5B6" w14:textId="77777777" w:rsidR="00C915B7" w:rsidRDefault="00C915B7" w:rsidP="00DE12B5">
      <w:pPr>
        <w:pStyle w:val="Listaszerbekezds"/>
        <w:numPr>
          <w:ilvl w:val="0"/>
          <w:numId w:val="1"/>
        </w:numPr>
        <w:jc w:val="both"/>
      </w:pPr>
      <w:r>
        <w:t>E-mail address</w:t>
      </w:r>
    </w:p>
    <w:p w14:paraId="396DE959" w14:textId="77777777" w:rsidR="004A31D7" w:rsidRDefault="004A31D7" w:rsidP="00DE12B5">
      <w:pPr>
        <w:pStyle w:val="Listaszerbekezds"/>
        <w:numPr>
          <w:ilvl w:val="0"/>
          <w:numId w:val="1"/>
        </w:numPr>
        <w:jc w:val="both"/>
      </w:pPr>
      <w:r>
        <w:t>The user accepts the “Privacy Policy” and the “Terms and Conditions” documents</w:t>
      </w:r>
    </w:p>
    <w:p w14:paraId="489DDA31" w14:textId="77777777" w:rsidR="00C915B7" w:rsidRPr="00AD2CD8" w:rsidRDefault="00C57E90">
      <w:pPr>
        <w:pStyle w:val="Cmsor2"/>
        <w:ind w:left="360"/>
        <w:jc w:val="both"/>
        <w:rPr>
          <w:rStyle w:val="Erskiemels"/>
          <w:rPrChange w:id="216" w:author="zeusz" w:date="2014-08-18T22:11:00Z">
            <w:rPr/>
          </w:rPrChange>
        </w:rPr>
        <w:pPrChange w:id="217" w:author="zeusz" w:date="2014-08-18T22:11:00Z">
          <w:pPr>
            <w:pStyle w:val="Cmsor2"/>
            <w:jc w:val="both"/>
          </w:pPr>
        </w:pPrChange>
      </w:pPr>
      <w:del w:id="218" w:author="zeusz" w:date="2014-08-18T22:09:00Z">
        <w:r w:rsidRPr="00AD2CD8" w:rsidDel="00AD2CD8">
          <w:rPr>
            <w:rStyle w:val="Erskiemels"/>
            <w:rPrChange w:id="219" w:author="zeusz" w:date="2014-08-18T22:11:00Z">
              <w:rPr/>
            </w:rPrChange>
          </w:rPr>
          <w:delText>3</w:delText>
        </w:r>
      </w:del>
      <w:del w:id="220" w:author="zeusz" w:date="2014-08-18T22:11:00Z">
        <w:r w:rsidRPr="00AD2CD8" w:rsidDel="00AD2CD8">
          <w:rPr>
            <w:rStyle w:val="Erskiemels"/>
            <w:rPrChange w:id="221" w:author="zeusz" w:date="2014-08-18T22:11:00Z">
              <w:rPr/>
            </w:rPrChange>
          </w:rPr>
          <w:delText xml:space="preserve">.2 </w:delText>
        </w:r>
      </w:del>
      <w:bookmarkStart w:id="222" w:name="_Toc396406126"/>
      <w:r w:rsidR="00C915B7" w:rsidRPr="00AD2CD8">
        <w:rPr>
          <w:rStyle w:val="Erskiemels"/>
          <w:rPrChange w:id="223" w:author="zeusz" w:date="2014-08-18T22:11:00Z">
            <w:rPr/>
          </w:rPrChange>
        </w:rPr>
        <w:t>Optional Information</w:t>
      </w:r>
      <w:r w:rsidRPr="00AD2CD8">
        <w:rPr>
          <w:rStyle w:val="Erskiemels"/>
          <w:rPrChange w:id="224" w:author="zeusz" w:date="2014-08-18T22:11:00Z">
            <w:rPr/>
          </w:rPrChange>
        </w:rPr>
        <w:t>:</w:t>
      </w:r>
      <w:bookmarkEnd w:id="222"/>
      <w:r w:rsidRPr="00AD2CD8">
        <w:rPr>
          <w:rStyle w:val="Erskiemels"/>
          <w:rPrChange w:id="225" w:author="zeusz" w:date="2014-08-18T22:11:00Z">
            <w:rPr/>
          </w:rPrChange>
        </w:rPr>
        <w:t xml:space="preserve"> </w:t>
      </w:r>
    </w:p>
    <w:p w14:paraId="6AC861FD" w14:textId="77777777" w:rsidR="00C915B7" w:rsidRDefault="00C915B7" w:rsidP="00DE12B5">
      <w:pPr>
        <w:pStyle w:val="Listaszerbekezds"/>
        <w:numPr>
          <w:ilvl w:val="0"/>
          <w:numId w:val="1"/>
        </w:numPr>
        <w:jc w:val="both"/>
      </w:pPr>
      <w:r>
        <w:t>Avatar</w:t>
      </w:r>
    </w:p>
    <w:p w14:paraId="24641F19" w14:textId="77777777" w:rsidR="00C915B7" w:rsidRDefault="00B33B31">
      <w:pPr>
        <w:ind w:left="90"/>
        <w:jc w:val="both"/>
        <w:rPr>
          <w:ins w:id="226" w:author="zeusz" w:date="2014-08-18T22:13:00Z"/>
        </w:rPr>
        <w:pPrChange w:id="227" w:author="zeusz" w:date="2014-08-18T22:10:00Z">
          <w:pPr>
            <w:ind w:left="360"/>
            <w:jc w:val="both"/>
          </w:pPr>
        </w:pPrChange>
      </w:pPr>
      <w:r>
        <w:t>The password field requires confirmation. For this</w:t>
      </w:r>
      <w:r w:rsidR="00C915B7">
        <w:t xml:space="preserve"> there must be a plus one input for confirmation, and the registration form has to validate that the two text field</w:t>
      </w:r>
      <w:r>
        <w:t xml:space="preserve"> has the same value</w:t>
      </w:r>
      <w:r w:rsidR="00C915B7">
        <w:t xml:space="preserve">. The password field is not a traditional text field but a password type input. The e-mail address must be checked if it’s already registered by an existing user. </w:t>
      </w:r>
      <w:r>
        <w:t>Every field except the avatar is required</w:t>
      </w:r>
      <w:r w:rsidR="004A31D7">
        <w:t xml:space="preserve"> and if the user want to register without giving these data the post must fail and the missing fields have to be highlighted.</w:t>
      </w:r>
    </w:p>
    <w:p w14:paraId="3009C30C" w14:textId="77777777" w:rsidR="00AD2CD8" w:rsidRDefault="00AD2CD8">
      <w:pPr>
        <w:ind w:left="90"/>
        <w:jc w:val="both"/>
        <w:pPrChange w:id="228" w:author="zeusz" w:date="2014-08-18T22:10:00Z">
          <w:pPr>
            <w:ind w:left="360"/>
            <w:jc w:val="both"/>
          </w:pPr>
        </w:pPrChange>
      </w:pPr>
      <w:ins w:id="229" w:author="zeusz" w:date="2014-08-18T22:13:00Z">
        <w:r>
          <w:t xml:space="preserve">The documents shall read by the registering user are provided by the Business later and after </w:t>
        </w:r>
      </w:ins>
      <w:ins w:id="230" w:author="zeusz" w:date="2014-08-18T22:14:00Z">
        <w:r>
          <w:t xml:space="preserve">clicking on the links </w:t>
        </w:r>
        <w:r w:rsidR="009A05B5">
          <w:t>a modal window must be shown with the content of these documents.</w:t>
        </w:r>
      </w:ins>
    </w:p>
    <w:p w14:paraId="018C6959" w14:textId="77777777" w:rsidR="002A2A82" w:rsidRDefault="008E56FB" w:rsidP="00DE12B5">
      <w:pPr>
        <w:jc w:val="both"/>
      </w:pPr>
      <w:r>
        <w:rPr>
          <w:noProof/>
        </w:rPr>
        <w:drawing>
          <wp:inline distT="0" distB="0" distL="0" distR="0" wp14:anchorId="15E00154" wp14:editId="4D9FA92A">
            <wp:extent cx="5934075" cy="296227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02B22179" w14:textId="77777777" w:rsidR="00DE12B5" w:rsidRDefault="00DE12B5" w:rsidP="00DE12B5">
      <w:pPr>
        <w:jc w:val="both"/>
      </w:pPr>
      <w:r>
        <w:br w:type="page"/>
      </w:r>
    </w:p>
    <w:p w14:paraId="06BAE3E5" w14:textId="77777777" w:rsidR="00DE12B5" w:rsidRDefault="00DE12B5" w:rsidP="00DE12B5">
      <w:pPr>
        <w:jc w:val="both"/>
      </w:pPr>
    </w:p>
    <w:p w14:paraId="4AC58B5D" w14:textId="77777777" w:rsidR="00BA1877" w:rsidRDefault="00BA1877" w:rsidP="00DE12B5">
      <w:pPr>
        <w:pStyle w:val="Cmsor1"/>
        <w:numPr>
          <w:ilvl w:val="0"/>
          <w:numId w:val="2"/>
        </w:numPr>
        <w:ind w:left="360"/>
        <w:jc w:val="both"/>
      </w:pPr>
      <w:bookmarkStart w:id="231" w:name="_Toc396406127"/>
      <w:r>
        <w:t>User home</w:t>
      </w:r>
      <w:bookmarkEnd w:id="231"/>
    </w:p>
    <w:p w14:paraId="17803EB5" w14:textId="77777777" w:rsidR="004A31D7" w:rsidRDefault="004A31D7" w:rsidP="00DE12B5">
      <w:pPr>
        <w:jc w:val="both"/>
      </w:pPr>
      <w:r>
        <w:t>The user home is basically a dashboard. There is a menu with items for navigation, a dashboard with fancy tickets</w:t>
      </w:r>
      <w:r w:rsidR="00B33B31">
        <w:t xml:space="preserve"> and a notification bar</w:t>
      </w:r>
      <w:r>
        <w:t>. Every ticket symbolize a gam</w:t>
      </w:r>
      <w:r w:rsidR="000351B1">
        <w:t>e where the user is registered and one more special ticket for create a ne</w:t>
      </w:r>
      <w:r w:rsidR="00B33B31">
        <w:t xml:space="preserve">w game. The notification bar placed next to the </w:t>
      </w:r>
      <w:r w:rsidR="000351B1">
        <w:t xml:space="preserve">ticket panel </w:t>
      </w:r>
      <w:r w:rsidR="00B33B31">
        <w:t>and</w:t>
      </w:r>
      <w:r w:rsidR="000351B1">
        <w:t xml:space="preserve"> contains the latest news and invitations</w:t>
      </w:r>
      <w:r w:rsidR="00B33B31">
        <w:t xml:space="preserve"> related to the games the user are involved</w:t>
      </w:r>
      <w:r w:rsidR="000351B1">
        <w:t>.</w:t>
      </w:r>
    </w:p>
    <w:p w14:paraId="2DF270E9" w14:textId="77777777" w:rsidR="00AE4D8B" w:rsidRDefault="008E56FB" w:rsidP="00DE12B5">
      <w:pPr>
        <w:jc w:val="both"/>
      </w:pPr>
      <w:r>
        <w:rPr>
          <w:noProof/>
        </w:rPr>
        <w:drawing>
          <wp:inline distT="0" distB="0" distL="0" distR="0" wp14:anchorId="01298C33" wp14:editId="31F42F22">
            <wp:extent cx="5934075" cy="2419350"/>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48E2553D" w14:textId="77777777" w:rsidR="000351B1" w:rsidRDefault="009A05B5" w:rsidP="00DE12B5">
      <w:pPr>
        <w:pStyle w:val="Cmsor2"/>
        <w:jc w:val="both"/>
      </w:pPr>
      <w:bookmarkStart w:id="232" w:name="_Toc396406128"/>
      <w:ins w:id="233" w:author="zeusz" w:date="2014-08-18T22:16:00Z">
        <w:r>
          <w:t>5</w:t>
        </w:r>
      </w:ins>
      <w:del w:id="234" w:author="zeusz" w:date="2014-08-18T22:16:00Z">
        <w:r w:rsidR="00C57E90" w:rsidDel="009A05B5">
          <w:delText>4</w:delText>
        </w:r>
      </w:del>
      <w:r w:rsidR="00C57E90">
        <w:t xml:space="preserve">.1 </w:t>
      </w:r>
      <w:r w:rsidR="000351B1">
        <w:t>Menu items:</w:t>
      </w:r>
      <w:bookmarkEnd w:id="232"/>
    </w:p>
    <w:p w14:paraId="2DECE0A6" w14:textId="77777777" w:rsidR="000351B1" w:rsidRDefault="000351B1" w:rsidP="00DE12B5">
      <w:pPr>
        <w:pStyle w:val="Listaszerbekezds"/>
        <w:numPr>
          <w:ilvl w:val="0"/>
          <w:numId w:val="1"/>
        </w:numPr>
        <w:jc w:val="both"/>
      </w:pPr>
      <w:r w:rsidRPr="009A05B5">
        <w:rPr>
          <w:b/>
          <w:rPrChange w:id="235" w:author="zeusz" w:date="2014-08-18T22:19:00Z">
            <w:rPr/>
          </w:rPrChange>
        </w:rPr>
        <w:t>Profile settings</w:t>
      </w:r>
      <w:ins w:id="236" w:author="zeusz" w:date="2014-08-18T22:17:00Z">
        <w:r w:rsidR="009A05B5" w:rsidRPr="009A05B5">
          <w:rPr>
            <w:b/>
            <w:rPrChange w:id="237" w:author="zeusz" w:date="2014-08-18T22:19:00Z">
              <w:rPr/>
            </w:rPrChange>
          </w:rPr>
          <w:t>:</w:t>
        </w:r>
        <w:r w:rsidR="009A05B5">
          <w:t xml:space="preserve"> Link to the User Profile page, described later.</w:t>
        </w:r>
      </w:ins>
    </w:p>
    <w:p w14:paraId="737311D3" w14:textId="77777777" w:rsidR="000351B1" w:rsidRDefault="009B0676" w:rsidP="00DE12B5">
      <w:pPr>
        <w:pStyle w:val="Listaszerbekezds"/>
        <w:numPr>
          <w:ilvl w:val="0"/>
          <w:numId w:val="1"/>
        </w:numPr>
        <w:jc w:val="both"/>
      </w:pPr>
      <w:r w:rsidRPr="009A05B5">
        <w:rPr>
          <w:b/>
          <w:rPrChange w:id="238" w:author="zeusz" w:date="2014-08-18T22:19:00Z">
            <w:rPr/>
          </w:rPrChange>
        </w:rPr>
        <w:t>Logout</w:t>
      </w:r>
      <w:ins w:id="239" w:author="zeusz" w:date="2014-08-18T22:17:00Z">
        <w:r w:rsidR="009A05B5" w:rsidRPr="009A05B5">
          <w:rPr>
            <w:b/>
            <w:rPrChange w:id="240" w:author="zeusz" w:date="2014-08-18T22:19:00Z">
              <w:rPr/>
            </w:rPrChange>
          </w:rPr>
          <w:t>:</w:t>
        </w:r>
        <w:r w:rsidR="009A05B5">
          <w:t xml:space="preserve"> Logs out the user by closing the session. After it happens the user can navigate back to the secured sites only by logging in again.</w:t>
        </w:r>
      </w:ins>
    </w:p>
    <w:p w14:paraId="207FBD78" w14:textId="77777777" w:rsidR="00B6505B" w:rsidRDefault="00B6505B" w:rsidP="00DE12B5">
      <w:pPr>
        <w:pStyle w:val="Listaszerbekezds"/>
        <w:jc w:val="both"/>
      </w:pPr>
    </w:p>
    <w:p w14:paraId="5F947B22" w14:textId="77777777" w:rsidR="000351B1" w:rsidRDefault="00B6505B">
      <w:pPr>
        <w:pStyle w:val="Listaszerbekezds"/>
        <w:jc w:val="center"/>
        <w:pPrChange w:id="241" w:author="zeusz" w:date="2014-08-18T22:19:00Z">
          <w:pPr>
            <w:pStyle w:val="Listaszerbekezds"/>
            <w:jc w:val="both"/>
          </w:pPr>
        </w:pPrChange>
      </w:pPr>
      <w:r>
        <w:rPr>
          <w:noProof/>
        </w:rPr>
        <w:drawing>
          <wp:inline distT="0" distB="0" distL="0" distR="0" wp14:anchorId="7FC10470" wp14:editId="2AD44745">
            <wp:extent cx="1704975" cy="42862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428625"/>
                    </a:xfrm>
                    <a:prstGeom prst="rect">
                      <a:avLst/>
                    </a:prstGeom>
                    <a:noFill/>
                    <a:ln>
                      <a:noFill/>
                    </a:ln>
                  </pic:spPr>
                </pic:pic>
              </a:graphicData>
            </a:graphic>
          </wp:inline>
        </w:drawing>
      </w:r>
    </w:p>
    <w:p w14:paraId="5E44BFAF" w14:textId="77777777" w:rsidR="00AE4D8B" w:rsidRDefault="00AE4D8B" w:rsidP="00DE12B5">
      <w:pPr>
        <w:pStyle w:val="Listaszerbekezds"/>
        <w:jc w:val="both"/>
      </w:pPr>
    </w:p>
    <w:p w14:paraId="0E7A91D7" w14:textId="77777777" w:rsidR="00AE4D8B" w:rsidRDefault="00AE4D8B" w:rsidP="00DE12B5">
      <w:pPr>
        <w:pStyle w:val="Cmsor2"/>
        <w:jc w:val="both"/>
      </w:pPr>
      <w:del w:id="242" w:author="zeusz" w:date="2014-08-18T22:16:00Z">
        <w:r w:rsidDel="009A05B5">
          <w:delText>4</w:delText>
        </w:r>
      </w:del>
      <w:bookmarkStart w:id="243" w:name="_Toc396406129"/>
      <w:ins w:id="244" w:author="zeusz" w:date="2014-08-18T22:16:00Z">
        <w:r w:rsidR="009A05B5">
          <w:t>5</w:t>
        </w:r>
      </w:ins>
      <w:r>
        <w:t>.2 Tickets</w:t>
      </w:r>
      <w:bookmarkEnd w:id="243"/>
    </w:p>
    <w:p w14:paraId="0F39A2DA" w14:textId="77777777" w:rsidR="00AE4D8B" w:rsidRDefault="00AE4D8B" w:rsidP="00DE12B5">
      <w:pPr>
        <w:pStyle w:val="Listaszerbekezds"/>
        <w:ind w:left="0"/>
        <w:jc w:val="both"/>
      </w:pPr>
      <w:r>
        <w:t>The dashboard contains at least one ticket. This ticket titled with “Create new Game” is special from the point of view:</w:t>
      </w:r>
    </w:p>
    <w:p w14:paraId="31292C16" w14:textId="77777777" w:rsidR="00AE4D8B" w:rsidRDefault="00AE4D8B" w:rsidP="00DE12B5">
      <w:pPr>
        <w:pStyle w:val="Listaszerbekezds"/>
        <w:numPr>
          <w:ilvl w:val="0"/>
          <w:numId w:val="1"/>
        </w:numPr>
        <w:jc w:val="both"/>
      </w:pPr>
      <w:r>
        <w:t>It’s not contains game specific information</w:t>
      </w:r>
    </w:p>
    <w:p w14:paraId="138D05E3" w14:textId="77777777" w:rsidR="00AE4D8B" w:rsidRDefault="00AE4D8B" w:rsidP="00DE12B5">
      <w:pPr>
        <w:pStyle w:val="Listaszerbekezds"/>
        <w:numPr>
          <w:ilvl w:val="0"/>
          <w:numId w:val="1"/>
        </w:numPr>
        <w:jc w:val="both"/>
      </w:pPr>
      <w:r>
        <w:t>Redirects to the create new game form instead of the specific game’s portal</w:t>
      </w:r>
    </w:p>
    <w:p w14:paraId="24278A4B" w14:textId="77777777" w:rsidR="00AE4D8B" w:rsidRDefault="00AE4D8B" w:rsidP="00DE12B5">
      <w:pPr>
        <w:jc w:val="both"/>
      </w:pPr>
      <w:r>
        <w:t>The other tickets are belong to games the user attended or created. By clicking on one of these boxes the application redirects to the game portal user or admin view depends on the logged in user is the owner or not.</w:t>
      </w:r>
      <w:r w:rsidR="00967D68">
        <w:t xml:space="preserve"> It’s important these boxes contains information about what happened last with the game:</w:t>
      </w:r>
    </w:p>
    <w:p w14:paraId="1BF114E6" w14:textId="77777777" w:rsidR="00967D68" w:rsidRDefault="00967D68" w:rsidP="00DE12B5">
      <w:pPr>
        <w:pStyle w:val="Listaszerbekezds"/>
        <w:numPr>
          <w:ilvl w:val="0"/>
          <w:numId w:val="1"/>
        </w:numPr>
        <w:jc w:val="both"/>
      </w:pPr>
      <w:r>
        <w:t>The date of last update</w:t>
      </w:r>
    </w:p>
    <w:p w14:paraId="0ABB7122" w14:textId="77777777" w:rsidR="00967D68" w:rsidRDefault="00967D68" w:rsidP="00DE12B5">
      <w:pPr>
        <w:pStyle w:val="Listaszerbekezds"/>
        <w:numPr>
          <w:ilvl w:val="0"/>
          <w:numId w:val="1"/>
        </w:numPr>
        <w:jc w:val="both"/>
      </w:pPr>
      <w:r>
        <w:t>The user’s tip if there was any</w:t>
      </w:r>
    </w:p>
    <w:p w14:paraId="53EFD3F5" w14:textId="77777777" w:rsidR="00967D68" w:rsidRDefault="00967D68" w:rsidP="00DE12B5">
      <w:pPr>
        <w:pStyle w:val="Listaszerbekezds"/>
        <w:numPr>
          <w:ilvl w:val="0"/>
          <w:numId w:val="1"/>
        </w:numPr>
        <w:jc w:val="both"/>
      </w:pPr>
      <w:r>
        <w:t>The result of the tip</w:t>
      </w:r>
    </w:p>
    <w:p w14:paraId="32A33718" w14:textId="77777777" w:rsidR="00967D68" w:rsidDel="009D7259" w:rsidRDefault="00967D68">
      <w:pPr>
        <w:pStyle w:val="Listaszerbekezds"/>
        <w:numPr>
          <w:ilvl w:val="0"/>
          <w:numId w:val="1"/>
        </w:numPr>
        <w:jc w:val="both"/>
        <w:rPr>
          <w:del w:id="245" w:author="zeusz" w:date="2014-08-18T22:20:00Z"/>
        </w:rPr>
        <w:pPrChange w:id="246" w:author="zeusz" w:date="2014-08-18T22:20:00Z">
          <w:pPr>
            <w:jc w:val="both"/>
          </w:pPr>
        </w:pPrChange>
      </w:pPr>
      <w:r>
        <w:t>Match details: teams, result</w:t>
      </w:r>
    </w:p>
    <w:p w14:paraId="3A856C6F" w14:textId="77777777" w:rsidR="009D7259" w:rsidRDefault="009D7259" w:rsidP="00DE12B5">
      <w:pPr>
        <w:pStyle w:val="Listaszerbekezds"/>
        <w:numPr>
          <w:ilvl w:val="0"/>
          <w:numId w:val="1"/>
        </w:numPr>
        <w:jc w:val="both"/>
        <w:rPr>
          <w:ins w:id="247" w:author="zeusz" w:date="2014-08-18T22:29:00Z"/>
        </w:rPr>
      </w:pPr>
    </w:p>
    <w:p w14:paraId="2B9DBA90" w14:textId="77777777" w:rsidR="00967D68" w:rsidRDefault="009D7259" w:rsidP="0040616B">
      <w:pPr>
        <w:jc w:val="both"/>
      </w:pPr>
      <w:ins w:id="248" w:author="zeusz" w:date="2014-08-18T22:29:00Z">
        <w:r>
          <w:lastRenderedPageBreak/>
          <w:t>It can be easily happen that two or more games ha</w:t>
        </w:r>
      </w:ins>
      <w:ins w:id="249" w:author="zeusz" w:date="2014-08-18T22:31:00Z">
        <w:r>
          <w:t>ve the same name by different creators. Then these tickets must contains the Administrator as well in the format like this</w:t>
        </w:r>
      </w:ins>
      <w:ins w:id="250" w:author="zeusz" w:date="2014-08-18T22:32:00Z">
        <w:r>
          <w:t>:</w:t>
        </w:r>
      </w:ins>
      <w:del w:id="251" w:author="zeusz" w:date="2014-08-18T22:20:00Z">
        <w:r w:rsidR="00967D68" w:rsidDel="009A05B5">
          <w:br w:type="page"/>
        </w:r>
      </w:del>
    </w:p>
    <w:p w14:paraId="5D0AF0CA" w14:textId="77777777" w:rsidR="00AE4D8B" w:rsidRPr="009D7259" w:rsidRDefault="009D7259">
      <w:pPr>
        <w:jc w:val="center"/>
        <w:rPr>
          <w:b/>
          <w:i/>
          <w:rPrChange w:id="252" w:author="zeusz" w:date="2014-08-18T22:32:00Z">
            <w:rPr/>
          </w:rPrChange>
        </w:rPr>
        <w:pPrChange w:id="253" w:author="zeusz" w:date="2014-08-18T22:32:00Z">
          <w:pPr>
            <w:jc w:val="both"/>
          </w:pPr>
        </w:pPrChange>
      </w:pPr>
      <w:ins w:id="254" w:author="zeusz" w:date="2014-08-18T22:32:00Z">
        <w:r w:rsidRPr="009D7259">
          <w:rPr>
            <w:b/>
            <w:i/>
            <w:rPrChange w:id="255" w:author="zeusz" w:date="2014-08-18T22:32:00Z">
              <w:rPr/>
            </w:rPrChange>
          </w:rPr>
          <w:t xml:space="preserve">It’s a game by </w:t>
        </w:r>
        <w:proofErr w:type="spellStart"/>
        <w:r w:rsidRPr="009D7259">
          <w:rPr>
            <w:b/>
            <w:i/>
            <w:rPrChange w:id="256" w:author="zeusz" w:date="2014-08-18T22:32:00Z">
              <w:rPr/>
            </w:rPrChange>
          </w:rPr>
          <w:t>RegisteredUser</w:t>
        </w:r>
      </w:ins>
      <w:proofErr w:type="spellEnd"/>
    </w:p>
    <w:p w14:paraId="07C4645B" w14:textId="77777777" w:rsidR="00BA1877" w:rsidRDefault="00BA1877" w:rsidP="00DE12B5">
      <w:pPr>
        <w:pStyle w:val="Cmsor1"/>
        <w:numPr>
          <w:ilvl w:val="0"/>
          <w:numId w:val="2"/>
        </w:numPr>
        <w:ind w:left="360"/>
        <w:jc w:val="both"/>
      </w:pPr>
      <w:bookmarkStart w:id="257" w:name="_Toc396406130"/>
      <w:r>
        <w:t>Creating a new game</w:t>
      </w:r>
      <w:bookmarkEnd w:id="257"/>
    </w:p>
    <w:p w14:paraId="144AAAE9" w14:textId="77777777" w:rsidR="004E07F7" w:rsidDel="009A05B5" w:rsidRDefault="004E07F7" w:rsidP="00DE12B5">
      <w:pPr>
        <w:jc w:val="both"/>
        <w:rPr>
          <w:del w:id="258" w:author="zeusz" w:date="2014-08-18T22:21:00Z"/>
        </w:rPr>
      </w:pPr>
      <w:r>
        <w:t xml:space="preserve">Creating a game is maybe the most complicated part of the application. The admin has to configure the whole game step by step. </w:t>
      </w:r>
      <w:del w:id="259" w:author="zeusz" w:date="2014-08-18T22:21:00Z">
        <w:r w:rsidDel="009A05B5">
          <w:delText>Must note here that almost everything will be editable till the tournament begins.</w:delText>
        </w:r>
      </w:del>
    </w:p>
    <w:p w14:paraId="0F8B7ACC" w14:textId="77777777" w:rsidR="009A05B5" w:rsidRDefault="009A05B5" w:rsidP="00DE12B5">
      <w:pPr>
        <w:jc w:val="both"/>
        <w:rPr>
          <w:ins w:id="260" w:author="zeusz" w:date="2014-08-18T22:21:00Z"/>
        </w:rPr>
      </w:pPr>
    </w:p>
    <w:p w14:paraId="74F2A8E4" w14:textId="77777777" w:rsidR="004E07F7" w:rsidRDefault="004E07F7" w:rsidP="00DE12B5">
      <w:pPr>
        <w:jc w:val="both"/>
      </w:pPr>
      <w:r>
        <w:t>User has to define the followings:</w:t>
      </w:r>
    </w:p>
    <w:p w14:paraId="1C46294B" w14:textId="77777777" w:rsidR="004E07F7" w:rsidRDefault="004E07F7" w:rsidP="00DE12B5">
      <w:pPr>
        <w:pStyle w:val="Listaszerbekezds"/>
        <w:numPr>
          <w:ilvl w:val="0"/>
          <w:numId w:val="1"/>
        </w:numPr>
        <w:jc w:val="both"/>
      </w:pPr>
      <w:r>
        <w:t>Name of the game</w:t>
      </w:r>
    </w:p>
    <w:p w14:paraId="4AAADC77" w14:textId="77777777" w:rsidR="00170809" w:rsidRDefault="003A3A04" w:rsidP="00DE12B5">
      <w:pPr>
        <w:pStyle w:val="Listaszerbekezds"/>
        <w:numPr>
          <w:ilvl w:val="0"/>
          <w:numId w:val="1"/>
        </w:numPr>
        <w:jc w:val="both"/>
      </w:pPr>
      <w:r>
        <w:t>Tournament type</w:t>
      </w:r>
      <w:r w:rsidR="00170809" w:rsidRPr="00170809">
        <w:t xml:space="preserve"> </w:t>
      </w:r>
    </w:p>
    <w:p w14:paraId="17D8A03E" w14:textId="77777777" w:rsidR="004E07F7" w:rsidRDefault="004E07F7" w:rsidP="00DE12B5">
      <w:pPr>
        <w:pStyle w:val="Listaszerbekezds"/>
        <w:numPr>
          <w:ilvl w:val="0"/>
          <w:numId w:val="1"/>
        </w:numPr>
        <w:jc w:val="both"/>
      </w:pPr>
      <w:r>
        <w:t>List of the teams</w:t>
      </w:r>
      <w:r w:rsidR="003A3A04">
        <w:t xml:space="preserve"> and the groups</w:t>
      </w:r>
    </w:p>
    <w:p w14:paraId="6C882A49" w14:textId="77777777" w:rsidR="003A3A04" w:rsidRDefault="0007429D" w:rsidP="00DE12B5">
      <w:pPr>
        <w:pStyle w:val="Listaszerbekezds"/>
        <w:numPr>
          <w:ilvl w:val="0"/>
          <w:numId w:val="1"/>
        </w:numPr>
        <w:jc w:val="both"/>
      </w:pPr>
      <w:r>
        <w:t>Fixtures</w:t>
      </w:r>
      <w:r w:rsidR="003A3A04" w:rsidRPr="003A3A04">
        <w:t xml:space="preserve"> </w:t>
      </w:r>
    </w:p>
    <w:p w14:paraId="3ECB2276" w14:textId="77777777" w:rsidR="0007429D" w:rsidRDefault="003A3A04" w:rsidP="00DE12B5">
      <w:pPr>
        <w:pStyle w:val="Listaszerbekezds"/>
        <w:numPr>
          <w:ilvl w:val="0"/>
          <w:numId w:val="1"/>
        </w:numPr>
        <w:jc w:val="both"/>
      </w:pPr>
      <w:r>
        <w:t>Rules</w:t>
      </w:r>
    </w:p>
    <w:p w14:paraId="11F5F118" w14:textId="77777777" w:rsidR="003A3A04" w:rsidRDefault="003A3A04" w:rsidP="00DE12B5">
      <w:pPr>
        <w:pStyle w:val="Listaszerbekezds"/>
        <w:numPr>
          <w:ilvl w:val="0"/>
          <w:numId w:val="1"/>
        </w:numPr>
        <w:jc w:val="both"/>
      </w:pPr>
      <w:r>
        <w:t>Additional questions beside the rules</w:t>
      </w:r>
    </w:p>
    <w:p w14:paraId="232EF299" w14:textId="77777777" w:rsidR="003A3A04" w:rsidRDefault="004E07F7" w:rsidP="00DE12B5">
      <w:pPr>
        <w:pStyle w:val="Listaszerbekezds"/>
        <w:numPr>
          <w:ilvl w:val="0"/>
          <w:numId w:val="1"/>
        </w:numPr>
        <w:jc w:val="both"/>
        <w:rPr>
          <w:ins w:id="261" w:author="zeusz" w:date="2014-08-18T22:22:00Z"/>
        </w:rPr>
      </w:pPr>
      <w:r>
        <w:t>Attendees</w:t>
      </w:r>
    </w:p>
    <w:p w14:paraId="5B1D98FE" w14:textId="77777777" w:rsidR="009A05B5" w:rsidRDefault="009A05B5">
      <w:pPr>
        <w:jc w:val="both"/>
        <w:pPrChange w:id="262" w:author="zeusz" w:date="2014-08-18T22:22:00Z">
          <w:pPr>
            <w:pStyle w:val="Listaszerbekezds"/>
            <w:numPr>
              <w:numId w:val="1"/>
            </w:numPr>
            <w:ind w:hanging="360"/>
            <w:jc w:val="both"/>
          </w:pPr>
        </w:pPrChange>
      </w:pPr>
      <w:ins w:id="263" w:author="zeusz" w:date="2014-08-18T22:22:00Z">
        <w:r>
          <w:t>These parts will be shown in this specific order, as they written above. At first only the Basic Details section are visible and after clicking on the Next button will show the next stage if the inputs has filled correctly.</w:t>
        </w:r>
      </w:ins>
      <w:ins w:id="264" w:author="zeusz" w:date="2014-08-18T22:23:00Z">
        <w:r>
          <w:br/>
          <w:t xml:space="preserve">Every part has a Next button except the last which contains the Submit button. These Next buttons shows the next </w:t>
        </w:r>
      </w:ins>
      <w:ins w:id="265" w:author="zeusz" w:date="2014-08-18T22:24:00Z">
        <w:r w:rsidR="009D7259">
          <w:t xml:space="preserve">section after a validation phase went through and everything </w:t>
        </w:r>
      </w:ins>
      <w:ins w:id="266" w:author="zeusz" w:date="2014-08-18T22:25:00Z">
        <w:r w:rsidR="009D7259">
          <w:t>was ok. If the</w:t>
        </w:r>
      </w:ins>
      <w:ins w:id="267" w:author="zeusz" w:date="2014-08-18T22:26:00Z">
        <w:r w:rsidR="009D7259">
          <w:t xml:space="preserve"> validation fails then an error message has to be shown next to the </w:t>
        </w:r>
      </w:ins>
      <w:ins w:id="268" w:author="zeusz" w:date="2014-08-18T22:27:00Z">
        <w:r w:rsidR="009D7259">
          <w:t xml:space="preserve">specific </w:t>
        </w:r>
      </w:ins>
      <w:ins w:id="269" w:author="zeusz" w:date="2014-08-18T22:26:00Z">
        <w:r w:rsidR="009D7259">
          <w:t>input</w:t>
        </w:r>
      </w:ins>
      <w:ins w:id="270" w:author="zeusz" w:date="2014-08-18T22:27:00Z">
        <w:r w:rsidR="009D7259">
          <w:t>. Error message texts will be provided later.</w:t>
        </w:r>
      </w:ins>
      <w:ins w:id="271" w:author="zeusz" w:date="2014-08-18T22:26:00Z">
        <w:r w:rsidR="009D7259">
          <w:t xml:space="preserve"> </w:t>
        </w:r>
      </w:ins>
    </w:p>
    <w:p w14:paraId="19833812" w14:textId="77777777" w:rsidR="0007429D" w:rsidRDefault="009A05B5" w:rsidP="00DE12B5">
      <w:pPr>
        <w:pStyle w:val="Cmsor2"/>
        <w:jc w:val="both"/>
      </w:pPr>
      <w:bookmarkStart w:id="272" w:name="_Toc396406131"/>
      <w:ins w:id="273" w:author="zeusz" w:date="2014-08-18T22:21:00Z">
        <w:r>
          <w:t>6</w:t>
        </w:r>
      </w:ins>
      <w:del w:id="274" w:author="zeusz" w:date="2014-08-18T22:21:00Z">
        <w:r w:rsidR="0007429D" w:rsidDel="009A05B5">
          <w:delText>5</w:delText>
        </w:r>
      </w:del>
      <w:r w:rsidR="0007429D">
        <w:t>.1 Name of the game</w:t>
      </w:r>
      <w:bookmarkEnd w:id="272"/>
    </w:p>
    <w:p w14:paraId="5A0ABE50" w14:textId="77777777" w:rsidR="0007429D" w:rsidRDefault="0007429D" w:rsidP="00DE12B5">
      <w:pPr>
        <w:jc w:val="both"/>
      </w:pPr>
      <w:r>
        <w:t>It’s a simple text box. What has defined here by the admin will show for every user who attends the game when everything happens under the tournament. On the game ticket or the notification bar.</w:t>
      </w:r>
      <w:ins w:id="275" w:author="zeusz" w:date="2014-08-18T22:32:00Z">
        <w:r w:rsidR="009D7259">
          <w:t xml:space="preserve"> Every user can create only one game with a name. If the creator</w:t>
        </w:r>
      </w:ins>
      <w:ins w:id="276" w:author="zeusz" w:date="2014-08-18T22:33:00Z">
        <w:r w:rsidR="009D7259">
          <w:t xml:space="preserve"> has already</w:t>
        </w:r>
      </w:ins>
      <w:ins w:id="277" w:author="zeusz" w:date="2014-08-18T22:32:00Z">
        <w:r w:rsidR="009D7259">
          <w:t xml:space="preserve"> owns</w:t>
        </w:r>
      </w:ins>
      <w:ins w:id="278" w:author="zeusz" w:date="2014-08-18T22:33:00Z">
        <w:r w:rsidR="009D7259">
          <w:t xml:space="preserve"> a game with the given title then it must occur a validation failure.</w:t>
        </w:r>
      </w:ins>
      <w:ins w:id="279" w:author="zeusz" w:date="2014-08-18T22:32:00Z">
        <w:r w:rsidR="009D7259">
          <w:t xml:space="preserve"> </w:t>
        </w:r>
      </w:ins>
    </w:p>
    <w:p w14:paraId="6933F09B" w14:textId="77777777" w:rsidR="00967D68" w:rsidRDefault="00967D68" w:rsidP="00DE12B5">
      <w:pPr>
        <w:jc w:val="both"/>
      </w:pPr>
      <w:r>
        <w:rPr>
          <w:noProof/>
        </w:rPr>
        <w:drawing>
          <wp:inline distT="0" distB="0" distL="0" distR="0" wp14:anchorId="2CBEE6A1" wp14:editId="32A269AF">
            <wp:extent cx="5943600" cy="1266825"/>
            <wp:effectExtent l="0" t="0" r="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08A25995" w14:textId="77777777" w:rsidR="0007429D" w:rsidRDefault="00061CFB" w:rsidP="00DE12B5">
      <w:pPr>
        <w:pStyle w:val="Cmsor2"/>
        <w:jc w:val="both"/>
      </w:pPr>
      <w:bookmarkStart w:id="280" w:name="_Toc396406132"/>
      <w:ins w:id="281" w:author="zeusz" w:date="2014-08-18T22:35:00Z">
        <w:r>
          <w:t>6</w:t>
        </w:r>
      </w:ins>
      <w:del w:id="282" w:author="zeusz" w:date="2014-08-18T22:35:00Z">
        <w:r w:rsidR="003A3A04" w:rsidDel="00061CFB">
          <w:delText>5</w:delText>
        </w:r>
      </w:del>
      <w:r w:rsidR="003A3A04">
        <w:t>.2 Tournament type</w:t>
      </w:r>
      <w:bookmarkEnd w:id="280"/>
    </w:p>
    <w:p w14:paraId="5753527D" w14:textId="77777777" w:rsidR="00B859F2" w:rsidRDefault="00B859F2" w:rsidP="00DE12B5">
      <w:pPr>
        <w:jc w:val="both"/>
      </w:pPr>
      <w:r>
        <w:t xml:space="preserve">It’s an important </w:t>
      </w:r>
      <w:ins w:id="283" w:author="zeusz" w:date="2014-08-18T22:35:00Z">
        <w:r w:rsidR="00061CFB">
          <w:t xml:space="preserve">thing </w:t>
        </w:r>
      </w:ins>
      <w:r>
        <w:t xml:space="preserve">from the flow’s perspective. </w:t>
      </w:r>
      <w:r w:rsidR="003A3A04">
        <w:t xml:space="preserve">This is a simple drop down where the user can choose from the basic concepts taken from international tournaments/leagues. </w:t>
      </w:r>
      <w:r w:rsidR="00AB43B9">
        <w:t>This defines the number of groups and teams</w:t>
      </w:r>
      <w:ins w:id="284" w:author="zeusz" w:date="2014-08-18T22:35:00Z">
        <w:r w:rsidR="00061CFB">
          <w:t xml:space="preserve"> and also </w:t>
        </w:r>
      </w:ins>
      <w:del w:id="285" w:author="zeusz" w:date="2014-08-18T22:35:00Z">
        <w:r w:rsidR="00AB43B9" w:rsidDel="00061CFB">
          <w:delText xml:space="preserve">, </w:delText>
        </w:r>
      </w:del>
      <w:r w:rsidR="00AB43B9">
        <w:t xml:space="preserve">the fixtures. </w:t>
      </w:r>
    </w:p>
    <w:p w14:paraId="32906971" w14:textId="77777777" w:rsidR="00967D68" w:rsidRDefault="00967D68" w:rsidP="00DE12B5">
      <w:pPr>
        <w:jc w:val="both"/>
      </w:pPr>
      <w:r>
        <w:rPr>
          <w:noProof/>
        </w:rPr>
        <w:lastRenderedPageBreak/>
        <w:drawing>
          <wp:inline distT="0" distB="0" distL="0" distR="0" wp14:anchorId="1BBD2516" wp14:editId="42446D8C">
            <wp:extent cx="5943600" cy="13239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6929DA55" w14:textId="77777777" w:rsidR="00170809" w:rsidRDefault="00AB43B9" w:rsidP="00DE12B5">
      <w:pPr>
        <w:pStyle w:val="Cmsor2"/>
        <w:jc w:val="both"/>
      </w:pPr>
      <w:del w:id="286" w:author="zeusz" w:date="2014-08-18T22:35:00Z">
        <w:r w:rsidDel="00061CFB">
          <w:delText>5</w:delText>
        </w:r>
      </w:del>
      <w:bookmarkStart w:id="287" w:name="_Toc396406133"/>
      <w:ins w:id="288" w:author="zeusz" w:date="2014-08-18T22:35:00Z">
        <w:r w:rsidR="00061CFB">
          <w:t>6</w:t>
        </w:r>
      </w:ins>
      <w:r>
        <w:t>.3 Groups and teams</w:t>
      </w:r>
      <w:bookmarkEnd w:id="287"/>
    </w:p>
    <w:p w14:paraId="05A9D742" w14:textId="77777777" w:rsidR="00170809" w:rsidRDefault="00AB43B9" w:rsidP="00DE12B5">
      <w:pPr>
        <w:jc w:val="both"/>
      </w:pPr>
      <w:r>
        <w:t xml:space="preserve">Depends on the previous step the groups have to be visible here. </w:t>
      </w:r>
      <w:r w:rsidR="00B33B31">
        <w:t xml:space="preserve">Every group has an input text field by default reserved for a team name placed in that group. When the user has entered a team name and press the Enter button, the input is going to switch to a label and another text field will be shown below if the group hasn’t reached the maximum number of participants. The user can modify an already given name by clicking on it twice and the label transforms to an editable field. </w:t>
      </w:r>
      <w:r>
        <w:t>Necessary to check there should be no duplication among the team names.</w:t>
      </w:r>
      <w:ins w:id="289" w:author="zeusz" w:date="2014-08-18T22:37:00Z">
        <w:r w:rsidR="00061CFB">
          <w:t xml:space="preserve"> Also need to check during the validation phase that every group has </w:t>
        </w:r>
      </w:ins>
      <w:ins w:id="290" w:author="zeusz" w:date="2014-08-18T22:38:00Z">
        <w:r w:rsidR="00061CFB">
          <w:t>fulfilled</w:t>
        </w:r>
      </w:ins>
      <w:ins w:id="291" w:author="zeusz" w:date="2014-08-18T22:37:00Z">
        <w:r w:rsidR="00061CFB">
          <w:t>.</w:t>
        </w:r>
      </w:ins>
    </w:p>
    <w:p w14:paraId="5FB3B36D" w14:textId="77777777" w:rsidR="00967D68" w:rsidRPr="00170809" w:rsidRDefault="008E56FB" w:rsidP="00DE12B5">
      <w:pPr>
        <w:jc w:val="both"/>
      </w:pPr>
      <w:r>
        <w:rPr>
          <w:noProof/>
        </w:rPr>
        <w:drawing>
          <wp:inline distT="0" distB="0" distL="0" distR="0" wp14:anchorId="562B624F" wp14:editId="5967515B">
            <wp:extent cx="5829300" cy="4257675"/>
            <wp:effectExtent l="0" t="0" r="0"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4257675"/>
                    </a:xfrm>
                    <a:prstGeom prst="rect">
                      <a:avLst/>
                    </a:prstGeom>
                    <a:noFill/>
                    <a:ln>
                      <a:noFill/>
                    </a:ln>
                  </pic:spPr>
                </pic:pic>
              </a:graphicData>
            </a:graphic>
          </wp:inline>
        </w:drawing>
      </w:r>
    </w:p>
    <w:p w14:paraId="0BF73C22" w14:textId="77777777" w:rsidR="00B859F2" w:rsidRDefault="00170809" w:rsidP="00DE12B5">
      <w:pPr>
        <w:pStyle w:val="Cmsor2"/>
        <w:jc w:val="both"/>
      </w:pPr>
      <w:del w:id="292" w:author="zeusz" w:date="2014-08-18T22:38:00Z">
        <w:r w:rsidDel="00061CFB">
          <w:delText>5</w:delText>
        </w:r>
      </w:del>
      <w:bookmarkStart w:id="293" w:name="_Toc396406134"/>
      <w:ins w:id="294" w:author="zeusz" w:date="2014-08-18T22:38:00Z">
        <w:r w:rsidR="00061CFB">
          <w:t>6</w:t>
        </w:r>
      </w:ins>
      <w:r>
        <w:t>.4</w:t>
      </w:r>
      <w:r w:rsidR="00B859F2">
        <w:t xml:space="preserve"> </w:t>
      </w:r>
      <w:r w:rsidR="00AB43B9">
        <w:t>Fixtures</w:t>
      </w:r>
      <w:bookmarkEnd w:id="293"/>
    </w:p>
    <w:p w14:paraId="26CAAE88" w14:textId="77777777" w:rsidR="00AB43B9" w:rsidRDefault="00AB43B9" w:rsidP="00DE12B5">
      <w:pPr>
        <w:jc w:val="both"/>
      </w:pPr>
      <w:r>
        <w:t>First of all what should be checked here by the user is the pairings round by round</w:t>
      </w:r>
      <w:ins w:id="295" w:author="zeusz" w:date="2014-08-18T22:38:00Z">
        <w:r w:rsidR="00061CFB">
          <w:t xml:space="preserve"> because it’s generated by the application based on the specified flow and the groups</w:t>
        </w:r>
      </w:ins>
      <w:r>
        <w:t xml:space="preserve">. </w:t>
      </w:r>
      <w:r w:rsidR="00B33B31">
        <w:t xml:space="preserve">The specific turn can be chosen by a drop down. After the user selected an option it shows the matches generated by the system. Every pairing is </w:t>
      </w:r>
      <w:r w:rsidR="00B33B31">
        <w:lastRenderedPageBreak/>
        <w:t xml:space="preserve">fully editable. The opponents can be modified by a drop down which contains the teams from the specific group if we are speaking of group stage, or if we are in knock out there are keywords which identify the very team by the result of the previous turn. To make this easy to handle and understand tooltips are placed over these keywords. </w:t>
      </w:r>
      <w:r>
        <w:t>If it’s good</w:t>
      </w:r>
      <w:r w:rsidR="00B33B31">
        <w:t>/done</w:t>
      </w:r>
      <w:r>
        <w:t xml:space="preserve"> then come the date of the matches. For simplify this there are date pickers for all the inputs. At one time only one round’s matches are shown.</w:t>
      </w:r>
    </w:p>
    <w:p w14:paraId="48966A80" w14:textId="77777777" w:rsidR="00967D68" w:rsidRDefault="008E56FB" w:rsidP="00DE12B5">
      <w:pPr>
        <w:jc w:val="both"/>
      </w:pPr>
      <w:r>
        <w:rPr>
          <w:noProof/>
        </w:rPr>
        <w:drawing>
          <wp:inline distT="0" distB="0" distL="0" distR="0" wp14:anchorId="6BA8F609" wp14:editId="4BF39946">
            <wp:extent cx="5781675" cy="1695450"/>
            <wp:effectExtent l="0" t="0" r="952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1695450"/>
                    </a:xfrm>
                    <a:prstGeom prst="rect">
                      <a:avLst/>
                    </a:prstGeom>
                    <a:noFill/>
                    <a:ln>
                      <a:noFill/>
                    </a:ln>
                  </pic:spPr>
                </pic:pic>
              </a:graphicData>
            </a:graphic>
          </wp:inline>
        </w:drawing>
      </w:r>
    </w:p>
    <w:p w14:paraId="4D809B33" w14:textId="77777777" w:rsidR="00AB43B9" w:rsidRDefault="00061CFB" w:rsidP="00DE12B5">
      <w:pPr>
        <w:pStyle w:val="Cmsor2"/>
        <w:jc w:val="both"/>
      </w:pPr>
      <w:bookmarkStart w:id="296" w:name="_Toc396406135"/>
      <w:ins w:id="297" w:author="zeusz" w:date="2014-08-18T22:40:00Z">
        <w:r>
          <w:t>6</w:t>
        </w:r>
      </w:ins>
      <w:del w:id="298" w:author="zeusz" w:date="2014-08-18T22:40:00Z">
        <w:r w:rsidR="00AB43B9" w:rsidDel="00061CFB">
          <w:delText>5</w:delText>
        </w:r>
      </w:del>
      <w:r w:rsidR="00AB43B9">
        <w:t>.5 Rules</w:t>
      </w:r>
      <w:bookmarkEnd w:id="296"/>
    </w:p>
    <w:p w14:paraId="59CEC02E" w14:textId="77777777" w:rsidR="00AB43B9" w:rsidRDefault="0091627A" w:rsidP="00DE12B5">
      <w:pPr>
        <w:jc w:val="both"/>
      </w:pPr>
      <w:r>
        <w:t>Two types of rules have been defined. There are predefined- and custom user defined ones. For the application given rules have to be extended only with the scores they worth. These are basically can be count from the result of the match. For the custom ones have to be defined a question beside the score. This quest</w:t>
      </w:r>
      <w:r w:rsidR="00B33B31">
        <w:t>ion will be asked from the user</w:t>
      </w:r>
      <w:r>
        <w:t xml:space="preserve"> match by match and the answer must be chosen from a list. This list contains</w:t>
      </w:r>
      <w:del w:id="299" w:author="zeusz" w:date="2014-08-18T22:44:00Z">
        <w:r w:rsidDel="0040616B">
          <w:delText xml:space="preserve"> the</w:delText>
        </w:r>
      </w:del>
      <w:r>
        <w:t xml:space="preserve"> all the answers provided by the players.</w:t>
      </w:r>
      <w:r w:rsidR="00B33B31">
        <w:t xml:space="preserve"> Every predefined rule has a checkbox checked by default and the user can choose which one would be kept. The custom ones can be removed by the remove button which appears when the cursor is over the line of the specific rule.</w:t>
      </w:r>
    </w:p>
    <w:p w14:paraId="6BAF7794" w14:textId="77777777" w:rsidR="00967D68" w:rsidRDefault="008E56FB" w:rsidP="00DE12B5">
      <w:pPr>
        <w:jc w:val="both"/>
      </w:pPr>
      <w:r>
        <w:rPr>
          <w:noProof/>
        </w:rPr>
        <w:drawing>
          <wp:inline distT="0" distB="0" distL="0" distR="0" wp14:anchorId="5B4C02BF" wp14:editId="0E123DF2">
            <wp:extent cx="5800725" cy="2800350"/>
            <wp:effectExtent l="0" t="0" r="952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2800350"/>
                    </a:xfrm>
                    <a:prstGeom prst="rect">
                      <a:avLst/>
                    </a:prstGeom>
                    <a:noFill/>
                    <a:ln>
                      <a:noFill/>
                    </a:ln>
                  </pic:spPr>
                </pic:pic>
              </a:graphicData>
            </a:graphic>
          </wp:inline>
        </w:drawing>
      </w:r>
    </w:p>
    <w:p w14:paraId="458B64EC" w14:textId="77777777" w:rsidR="0091627A" w:rsidRDefault="0040616B" w:rsidP="00DE12B5">
      <w:pPr>
        <w:pStyle w:val="Cmsor2"/>
        <w:jc w:val="both"/>
      </w:pPr>
      <w:bookmarkStart w:id="300" w:name="_Toc396406136"/>
      <w:ins w:id="301" w:author="zeusz" w:date="2014-08-18T22:45:00Z">
        <w:r>
          <w:t>6</w:t>
        </w:r>
      </w:ins>
      <w:del w:id="302" w:author="zeusz" w:date="2014-08-18T22:45:00Z">
        <w:r w:rsidR="0091627A" w:rsidDel="0040616B">
          <w:delText>5</w:delText>
        </w:r>
      </w:del>
      <w:r w:rsidR="0091627A">
        <w:t xml:space="preserve">.6 </w:t>
      </w:r>
      <w:r w:rsidR="004D7CB8">
        <w:t>Attendees</w:t>
      </w:r>
      <w:bookmarkEnd w:id="300"/>
    </w:p>
    <w:p w14:paraId="0FAB8AD4" w14:textId="77777777" w:rsidR="004D7CB8" w:rsidRDefault="004D7CB8" w:rsidP="00DE12B5">
      <w:pPr>
        <w:jc w:val="both"/>
      </w:pPr>
      <w:r>
        <w:t>This section has two part. One is a text input/button combo where the user</w:t>
      </w:r>
      <w:r w:rsidR="00B33B31">
        <w:t xml:space="preserve"> can add new attendee. When He/s</w:t>
      </w:r>
      <w:r>
        <w:t>he push</w:t>
      </w:r>
      <w:r w:rsidR="00B33B31">
        <w:t>es</w:t>
      </w:r>
      <w:r>
        <w:t xml:space="preserve"> the button, there must be a check if it’s a valid user name. Nice to have feature is to be an autocomplete function which advice names while the user is typing. If the addition is successful, a tag has </w:t>
      </w:r>
      <w:r>
        <w:lastRenderedPageBreak/>
        <w:t xml:space="preserve">to be shown represents the player will be invited into the game. If the user want to remove an invite he needs only to click on the </w:t>
      </w:r>
      <w:r w:rsidR="00B33B31">
        <w:t xml:space="preserve">‘X’ inside the </w:t>
      </w:r>
      <w:r>
        <w:t>sp</w:t>
      </w:r>
      <w:r w:rsidR="00192A77">
        <w:t>ecific tag.</w:t>
      </w:r>
      <w:r w:rsidR="00B33B31">
        <w:t xml:space="preserve"> In addition if the user move the cursor over a tag a tooltip will be shown which contains information of the latest games of the player.</w:t>
      </w:r>
      <w:r>
        <w:t xml:space="preserve"> </w:t>
      </w:r>
    </w:p>
    <w:p w14:paraId="42F9995E" w14:textId="77777777" w:rsidR="00967D68" w:rsidDel="00507126" w:rsidRDefault="008E56FB" w:rsidP="00DE12B5">
      <w:pPr>
        <w:jc w:val="both"/>
        <w:rPr>
          <w:del w:id="303" w:author="zeusz" w:date="2014-08-21T17:38:00Z"/>
        </w:rPr>
      </w:pPr>
      <w:r>
        <w:rPr>
          <w:noProof/>
        </w:rPr>
        <w:drawing>
          <wp:inline distT="0" distB="0" distL="0" distR="0" wp14:anchorId="6CDF173F" wp14:editId="458BBDC7">
            <wp:extent cx="5819775" cy="1771650"/>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1771650"/>
                    </a:xfrm>
                    <a:prstGeom prst="rect">
                      <a:avLst/>
                    </a:prstGeom>
                    <a:noFill/>
                    <a:ln>
                      <a:noFill/>
                    </a:ln>
                  </pic:spPr>
                </pic:pic>
              </a:graphicData>
            </a:graphic>
          </wp:inline>
        </w:drawing>
      </w:r>
    </w:p>
    <w:p w14:paraId="7C7D8762" w14:textId="1541C085" w:rsidR="0091627A" w:rsidDel="00507126" w:rsidRDefault="0091627A" w:rsidP="00DE12B5">
      <w:pPr>
        <w:pStyle w:val="Cmsor2"/>
        <w:jc w:val="both"/>
        <w:rPr>
          <w:del w:id="304" w:author="zeusz" w:date="2014-08-21T17:38:00Z"/>
        </w:rPr>
      </w:pPr>
      <w:del w:id="305" w:author="zeusz" w:date="2014-08-21T17:38:00Z">
        <w:r w:rsidDel="00507126">
          <w:delText>5.7 Define Custom tournament type</w:delText>
        </w:r>
      </w:del>
    </w:p>
    <w:p w14:paraId="76BFAB71" w14:textId="2C68E156" w:rsidR="0091627A" w:rsidDel="00507126" w:rsidRDefault="00B33B31" w:rsidP="00DE12B5">
      <w:pPr>
        <w:jc w:val="both"/>
        <w:rPr>
          <w:del w:id="306" w:author="zeusz" w:date="2014-08-21T17:38:00Z"/>
        </w:rPr>
      </w:pPr>
      <w:del w:id="307" w:author="zeusz" w:date="2014-08-21T17:38:00Z">
        <w:r w:rsidDel="00507126">
          <w:delText>Not included in v1.0</w:delText>
        </w:r>
      </w:del>
    </w:p>
    <w:p w14:paraId="3220FD2C" w14:textId="77777777" w:rsidR="00DE12B5" w:rsidRDefault="00DE12B5" w:rsidP="00DE12B5">
      <w:pPr>
        <w:jc w:val="both"/>
      </w:pPr>
      <w:r>
        <w:br w:type="page"/>
      </w:r>
    </w:p>
    <w:p w14:paraId="369D42D9" w14:textId="77777777" w:rsidR="00DE12B5" w:rsidRPr="00AB43B9" w:rsidRDefault="00DE12B5" w:rsidP="00DE12B5">
      <w:pPr>
        <w:jc w:val="both"/>
      </w:pPr>
    </w:p>
    <w:p w14:paraId="4A1A4BB5" w14:textId="77777777" w:rsidR="00BA1877" w:rsidRDefault="00BA1877" w:rsidP="00DE12B5">
      <w:pPr>
        <w:pStyle w:val="Cmsor1"/>
        <w:numPr>
          <w:ilvl w:val="0"/>
          <w:numId w:val="2"/>
        </w:numPr>
        <w:ind w:left="360"/>
        <w:jc w:val="both"/>
      </w:pPr>
      <w:bookmarkStart w:id="308" w:name="_Toc396406137"/>
      <w:r>
        <w:t>Notification bar</w:t>
      </w:r>
      <w:bookmarkEnd w:id="308"/>
    </w:p>
    <w:p w14:paraId="6DD74687" w14:textId="77777777" w:rsidR="00AB3069" w:rsidRDefault="00F82946" w:rsidP="00DE12B5">
      <w:pPr>
        <w:jc w:val="both"/>
      </w:pPr>
      <w:r>
        <w:t xml:space="preserve">The notification bar get visible when the user log in. It’s placed in the right side of the screen and remains there </w:t>
      </w:r>
      <w:r w:rsidR="00AB3069">
        <w:t>till</w:t>
      </w:r>
      <w:r>
        <w:t xml:space="preserve"> the </w:t>
      </w:r>
      <w:r w:rsidR="00AB3069">
        <w:t xml:space="preserve">user log out. Two basic functionality this bar has to serve. First of all it shows notifications from the games the user attended. </w:t>
      </w:r>
    </w:p>
    <w:p w14:paraId="76B998D5" w14:textId="77777777" w:rsidR="00AB3069" w:rsidRDefault="00AB3069" w:rsidP="00DE12B5">
      <w:pPr>
        <w:jc w:val="both"/>
      </w:pPr>
      <w:r>
        <w:t>This messages can be the followings:</w:t>
      </w:r>
    </w:p>
    <w:p w14:paraId="492923E1" w14:textId="77777777" w:rsidR="00AB3069" w:rsidRPr="00325BAD" w:rsidRDefault="00AB3069" w:rsidP="00DE12B5">
      <w:pPr>
        <w:pStyle w:val="Listaszerbekezds"/>
        <w:numPr>
          <w:ilvl w:val="0"/>
          <w:numId w:val="1"/>
        </w:numPr>
        <w:jc w:val="both"/>
        <w:rPr>
          <w:i/>
          <w:u w:val="single"/>
          <w:rPrChange w:id="309" w:author="zeusz" w:date="2014-08-18T22:55:00Z">
            <w:rPr/>
          </w:rPrChange>
        </w:rPr>
      </w:pPr>
      <w:r w:rsidRPr="00325BAD">
        <w:rPr>
          <w:i/>
          <w:u w:val="single"/>
          <w:rPrChange w:id="310" w:author="zeusz" w:date="2014-08-18T22:55:00Z">
            <w:rPr/>
          </w:rPrChange>
        </w:rPr>
        <w:t>Invite for a new game</w:t>
      </w:r>
    </w:p>
    <w:p w14:paraId="4A525C5C" w14:textId="77777777" w:rsidR="00AB3069" w:rsidRDefault="00AB3069" w:rsidP="00DE12B5">
      <w:pPr>
        <w:pStyle w:val="Listaszerbekezds"/>
        <w:numPr>
          <w:ilvl w:val="0"/>
          <w:numId w:val="1"/>
        </w:numPr>
        <w:jc w:val="both"/>
      </w:pPr>
      <w:r w:rsidRPr="00325BAD">
        <w:rPr>
          <w:i/>
          <w:u w:val="single"/>
          <w:rPrChange w:id="311" w:author="zeusz" w:date="2014-08-18T22:55:00Z">
            <w:rPr/>
          </w:rPrChange>
        </w:rPr>
        <w:t>Anything what the Admin did on a game the user attended</w:t>
      </w:r>
      <w:del w:id="312" w:author="zeusz" w:date="2014-08-18T22:55:00Z">
        <w:r w:rsidDel="00325BAD">
          <w:delText xml:space="preserve"> </w:delText>
        </w:r>
      </w:del>
      <w:ins w:id="313" w:author="zeusz" w:date="2014-08-18T22:55:00Z">
        <w:r w:rsidR="00325BAD">
          <w:t xml:space="preserve">: </w:t>
        </w:r>
      </w:ins>
      <w:del w:id="314" w:author="zeusz" w:date="2014-08-18T22:55:00Z">
        <w:r w:rsidDel="00325BAD">
          <w:delText>(</w:delText>
        </w:r>
      </w:del>
      <w:r>
        <w:t>match results given, fixture changes, etc.</w:t>
      </w:r>
      <w:del w:id="315" w:author="zeusz" w:date="2014-08-18T22:55:00Z">
        <w:r w:rsidDel="00325BAD">
          <w:delText>)</w:delText>
        </w:r>
      </w:del>
    </w:p>
    <w:p w14:paraId="54AE054B" w14:textId="77777777" w:rsidR="00AB3069" w:rsidRDefault="00AB3069" w:rsidP="00DE12B5">
      <w:pPr>
        <w:pStyle w:val="Listaszerbekezds"/>
        <w:numPr>
          <w:ilvl w:val="0"/>
          <w:numId w:val="1"/>
        </w:numPr>
        <w:jc w:val="both"/>
      </w:pPr>
      <w:r w:rsidRPr="00325BAD">
        <w:rPr>
          <w:i/>
          <w:u w:val="single"/>
          <w:rPrChange w:id="316" w:author="zeusz" w:date="2014-08-18T22:55:00Z">
            <w:rPr/>
          </w:rPrChange>
        </w:rPr>
        <w:t>Warning to make the tips for the matches coming</w:t>
      </w:r>
      <w:ins w:id="317" w:author="zeusz" w:date="2014-08-18T22:53:00Z">
        <w:r w:rsidR="0040616B" w:rsidRPr="00325BAD">
          <w:rPr>
            <w:i/>
            <w:rPrChange w:id="318" w:author="zeusz" w:date="2014-08-18T22:55:00Z">
              <w:rPr/>
            </w:rPrChange>
          </w:rPr>
          <w:t>:</w:t>
        </w:r>
        <w:r w:rsidR="0040616B">
          <w:t xml:space="preserve"> This is the only application generated message and automatically occur when the user has tips to make and the deadline is just a day ahead.</w:t>
        </w:r>
      </w:ins>
    </w:p>
    <w:p w14:paraId="330E0037" w14:textId="77777777" w:rsidR="00AB3069" w:rsidDel="0040616B" w:rsidRDefault="00AB3069" w:rsidP="00DE12B5">
      <w:pPr>
        <w:jc w:val="both"/>
        <w:rPr>
          <w:del w:id="319" w:author="zeusz" w:date="2014-08-18T22:49:00Z"/>
        </w:rPr>
      </w:pPr>
      <w:r>
        <w:t>These notifications are in a descending order by submit date. This bar paginated if there are so much messages. Each notification can be removed by an x icon in their top right corner. A message contains its submission date</w:t>
      </w:r>
      <w:r w:rsidR="00B33B31">
        <w:t>, the game it belongs to, the submitter</w:t>
      </w:r>
      <w:r>
        <w:t xml:space="preserve"> and a unique message for every kind of the types it can be.</w:t>
      </w:r>
      <w:r w:rsidR="00B33B31">
        <w:t xml:space="preserve"> Every message type has a specific color.</w:t>
      </w:r>
    </w:p>
    <w:p w14:paraId="3B2AFC06" w14:textId="77777777" w:rsidR="00AB3069" w:rsidRDefault="00AB3069" w:rsidP="00DE12B5">
      <w:pPr>
        <w:jc w:val="both"/>
      </w:pPr>
    </w:p>
    <w:p w14:paraId="7B1334F0" w14:textId="77777777" w:rsidR="00AB3069" w:rsidRDefault="00AB3069" w:rsidP="00DE12B5">
      <w:pPr>
        <w:jc w:val="both"/>
        <w:rPr>
          <w:ins w:id="320" w:author="zeusz" w:date="2014-08-18T22:49:00Z"/>
        </w:rPr>
      </w:pPr>
      <w:r>
        <w:t>The second functionality is navigation. When the user clicks on it, the site must forward the control to the specific site to the specific part which is referred by the target notification.</w:t>
      </w:r>
    </w:p>
    <w:p w14:paraId="2AE2D552" w14:textId="77777777" w:rsidR="0040616B" w:rsidRDefault="0040616B">
      <w:pPr>
        <w:pStyle w:val="Listaszerbekezds"/>
        <w:numPr>
          <w:ilvl w:val="0"/>
          <w:numId w:val="1"/>
        </w:numPr>
        <w:jc w:val="both"/>
        <w:rPr>
          <w:ins w:id="321" w:author="zeusz" w:date="2014-08-18T22:50:00Z"/>
        </w:rPr>
        <w:pPrChange w:id="322" w:author="zeusz" w:date="2014-08-18T22:49:00Z">
          <w:pPr>
            <w:jc w:val="both"/>
          </w:pPr>
        </w:pPrChange>
      </w:pPr>
      <w:ins w:id="323" w:author="zeusz" w:date="2014-08-18T22:49:00Z">
        <w:r>
          <w:t>New Game invitation will show a modal which asks the user if he/she wants</w:t>
        </w:r>
      </w:ins>
      <w:ins w:id="324" w:author="zeusz" w:date="2014-08-18T22:50:00Z">
        <w:r>
          <w:t xml:space="preserve"> to attend to that game or not.</w:t>
        </w:r>
      </w:ins>
    </w:p>
    <w:p w14:paraId="5B1E87A0" w14:textId="77777777" w:rsidR="0040616B" w:rsidRDefault="0040616B">
      <w:pPr>
        <w:pStyle w:val="Listaszerbekezds"/>
        <w:numPr>
          <w:ilvl w:val="0"/>
          <w:numId w:val="1"/>
        </w:numPr>
        <w:jc w:val="both"/>
        <w:rPr>
          <w:ins w:id="325" w:author="zeusz" w:date="2014-08-18T22:50:00Z"/>
        </w:rPr>
        <w:pPrChange w:id="326" w:author="zeusz" w:date="2014-08-18T22:49:00Z">
          <w:pPr>
            <w:jc w:val="both"/>
          </w:pPr>
        </w:pPrChange>
      </w:pPr>
      <w:ins w:id="327" w:author="zeusz" w:date="2014-08-18T22:50:00Z">
        <w:r>
          <w:t>Match result update</w:t>
        </w:r>
      </w:ins>
      <w:ins w:id="328" w:author="zeusz" w:date="2014-08-18T22:52:00Z">
        <w:r>
          <w:t xml:space="preserve"> or “Incoming match date” warning</w:t>
        </w:r>
      </w:ins>
      <w:ins w:id="329" w:author="zeusz" w:date="2014-08-18T22:50:00Z">
        <w:r>
          <w:t xml:space="preserve"> redirects the user to the game portal and shows him the default view.</w:t>
        </w:r>
      </w:ins>
    </w:p>
    <w:p w14:paraId="3D45E0FD" w14:textId="77777777" w:rsidR="0040616B" w:rsidRDefault="0040616B">
      <w:pPr>
        <w:pStyle w:val="Listaszerbekezds"/>
        <w:numPr>
          <w:ilvl w:val="0"/>
          <w:numId w:val="1"/>
        </w:numPr>
        <w:jc w:val="both"/>
        <w:pPrChange w:id="330" w:author="zeusz" w:date="2014-08-18T22:49:00Z">
          <w:pPr>
            <w:jc w:val="both"/>
          </w:pPr>
        </w:pPrChange>
      </w:pPr>
      <w:ins w:id="331" w:author="zeusz" w:date="2014-08-18T22:51:00Z">
        <w:r>
          <w:t>Change in the fixtures also redirects the user to the game portal but shows the fixtures section on it.</w:t>
        </w:r>
      </w:ins>
      <w:ins w:id="332" w:author="zeusz" w:date="2014-08-18T22:49:00Z">
        <w:r>
          <w:t xml:space="preserve"> </w:t>
        </w:r>
      </w:ins>
    </w:p>
    <w:p w14:paraId="3CD517E9" w14:textId="77777777" w:rsidR="00AB3069" w:rsidRDefault="008E56FB">
      <w:pPr>
        <w:jc w:val="center"/>
        <w:pPrChange w:id="333" w:author="zeusz" w:date="2014-08-18T22:55:00Z">
          <w:pPr>
            <w:jc w:val="both"/>
          </w:pPr>
        </w:pPrChange>
      </w:pPr>
      <w:r>
        <w:rPr>
          <w:noProof/>
        </w:rPr>
        <w:drawing>
          <wp:inline distT="0" distB="0" distL="0" distR="0" wp14:anchorId="1CFC58BB" wp14:editId="17E4C4D2">
            <wp:extent cx="2466975" cy="2495550"/>
            <wp:effectExtent l="0" t="0" r="952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2495550"/>
                    </a:xfrm>
                    <a:prstGeom prst="rect">
                      <a:avLst/>
                    </a:prstGeom>
                    <a:noFill/>
                    <a:ln>
                      <a:noFill/>
                    </a:ln>
                  </pic:spPr>
                </pic:pic>
              </a:graphicData>
            </a:graphic>
          </wp:inline>
        </w:drawing>
      </w:r>
    </w:p>
    <w:p w14:paraId="560322DB" w14:textId="77777777" w:rsidR="00DE12B5" w:rsidRDefault="00DE12B5" w:rsidP="00DE12B5">
      <w:pPr>
        <w:jc w:val="both"/>
      </w:pPr>
      <w:r>
        <w:br w:type="page"/>
      </w:r>
    </w:p>
    <w:p w14:paraId="515D03E6" w14:textId="77777777" w:rsidR="00DE12B5" w:rsidRPr="004D2CE9" w:rsidRDefault="00DE12B5" w:rsidP="00DE12B5">
      <w:pPr>
        <w:jc w:val="both"/>
      </w:pPr>
    </w:p>
    <w:p w14:paraId="786B6E4F" w14:textId="77777777" w:rsidR="00BA1877" w:rsidRDefault="00BA1877" w:rsidP="00DE12B5">
      <w:pPr>
        <w:pStyle w:val="Cmsor1"/>
        <w:numPr>
          <w:ilvl w:val="0"/>
          <w:numId w:val="2"/>
        </w:numPr>
        <w:ind w:left="360"/>
        <w:jc w:val="both"/>
      </w:pPr>
      <w:bookmarkStart w:id="334" w:name="_Toc396406138"/>
      <w:r>
        <w:t>Game portal – With user role</w:t>
      </w:r>
      <w:bookmarkEnd w:id="334"/>
    </w:p>
    <w:p w14:paraId="4C73D225" w14:textId="77777777" w:rsidR="00325F2A" w:rsidRDefault="00325F2A" w:rsidP="00DE12B5">
      <w:pPr>
        <w:jc w:val="both"/>
      </w:pPr>
      <w:r>
        <w:t>The game portal shows everything what the user should see about a game:</w:t>
      </w:r>
    </w:p>
    <w:p w14:paraId="1251C29D" w14:textId="77777777" w:rsidR="00325F2A" w:rsidRDefault="00325F2A" w:rsidP="00DE12B5">
      <w:pPr>
        <w:pStyle w:val="Listaszerbekezds"/>
        <w:numPr>
          <w:ilvl w:val="0"/>
          <w:numId w:val="1"/>
        </w:numPr>
        <w:jc w:val="both"/>
      </w:pPr>
      <w:r>
        <w:t>Tips for the next round</w:t>
      </w:r>
    </w:p>
    <w:p w14:paraId="65A3CD76" w14:textId="77777777" w:rsidR="00325F2A" w:rsidRDefault="00325F2A" w:rsidP="00DE12B5">
      <w:pPr>
        <w:pStyle w:val="Listaszerbekezds"/>
        <w:numPr>
          <w:ilvl w:val="0"/>
          <w:numId w:val="1"/>
        </w:numPr>
        <w:jc w:val="both"/>
      </w:pPr>
      <w:r>
        <w:t>Game standings</w:t>
      </w:r>
    </w:p>
    <w:p w14:paraId="580E0C32" w14:textId="77777777" w:rsidR="00325F2A" w:rsidRDefault="00325F2A" w:rsidP="00DE12B5">
      <w:pPr>
        <w:pStyle w:val="Listaszerbekezds"/>
        <w:numPr>
          <w:ilvl w:val="0"/>
          <w:numId w:val="1"/>
        </w:numPr>
        <w:jc w:val="both"/>
      </w:pPr>
      <w:r>
        <w:t>Standings of the tournament</w:t>
      </w:r>
    </w:p>
    <w:p w14:paraId="2DF6BC52" w14:textId="77777777" w:rsidR="00325F2A" w:rsidRDefault="00325F2A" w:rsidP="00DE12B5">
      <w:pPr>
        <w:pStyle w:val="Listaszerbekezds"/>
        <w:numPr>
          <w:ilvl w:val="0"/>
          <w:numId w:val="1"/>
        </w:numPr>
        <w:jc w:val="both"/>
      </w:pPr>
      <w:r>
        <w:t>The fixtures round by round</w:t>
      </w:r>
    </w:p>
    <w:p w14:paraId="6DA36DAD" w14:textId="77777777" w:rsidR="00EA4100" w:rsidRDefault="00EA4100" w:rsidP="00DE12B5">
      <w:pPr>
        <w:jc w:val="both"/>
      </w:pPr>
      <w:r>
        <w:t>This items are showed in an accordion by default the first section is visible: The tips to go. The notification bar is also visible on the right side.</w:t>
      </w:r>
    </w:p>
    <w:p w14:paraId="31B38886" w14:textId="77777777" w:rsidR="00325F2A" w:rsidRDefault="00325F2A" w:rsidP="00DE12B5">
      <w:pPr>
        <w:jc w:val="both"/>
      </w:pPr>
    </w:p>
    <w:p w14:paraId="4F894E20" w14:textId="77777777" w:rsidR="00325F2A" w:rsidRDefault="00325F2A">
      <w:pPr>
        <w:pStyle w:val="Cmsor2"/>
        <w:numPr>
          <w:ilvl w:val="1"/>
          <w:numId w:val="2"/>
        </w:numPr>
        <w:tabs>
          <w:tab w:val="left" w:pos="360"/>
        </w:tabs>
        <w:ind w:hanging="720"/>
        <w:jc w:val="both"/>
        <w:pPrChange w:id="335" w:author="zeusz" w:date="2014-08-18T22:56:00Z">
          <w:pPr>
            <w:pStyle w:val="Cmsor2"/>
            <w:numPr>
              <w:ilvl w:val="1"/>
              <w:numId w:val="4"/>
            </w:numPr>
            <w:ind w:left="360" w:hanging="360"/>
            <w:jc w:val="both"/>
          </w:pPr>
        </w:pPrChange>
      </w:pPr>
      <w:bookmarkStart w:id="336" w:name="_Toc396406139"/>
      <w:r w:rsidRPr="00325F2A">
        <w:t>Tips for the next round</w:t>
      </w:r>
      <w:bookmarkEnd w:id="336"/>
    </w:p>
    <w:p w14:paraId="61870C79" w14:textId="77777777" w:rsidR="00EA4100" w:rsidRPr="00EA4100" w:rsidRDefault="00EA4100" w:rsidP="00DE12B5">
      <w:pPr>
        <w:jc w:val="both"/>
      </w:pPr>
      <w:r>
        <w:t xml:space="preserve">This section is showed in the same time with the game standings table. In this part the user can administrate his tips for the next round of the tournament. Every match is in a separate line and these lines </w:t>
      </w:r>
      <w:r w:rsidR="00DA1BA5">
        <w:t>contains the specific match’s date, the deadline of the tip and two input field to provide the expected result of the match. Every tip has a Send button so the user can send the guesses on by one or the other option is the send all button below the list.</w:t>
      </w:r>
    </w:p>
    <w:p w14:paraId="14F6588C" w14:textId="77777777" w:rsidR="00325F2A" w:rsidRPr="00325F2A" w:rsidRDefault="008E56FB" w:rsidP="00DE12B5">
      <w:pPr>
        <w:pStyle w:val="Listaszerbekezds"/>
        <w:ind w:left="360"/>
        <w:jc w:val="both"/>
      </w:pPr>
      <w:r>
        <w:rPr>
          <w:noProof/>
        </w:rPr>
        <w:drawing>
          <wp:inline distT="0" distB="0" distL="0" distR="0" wp14:anchorId="306E1052" wp14:editId="0974E7CB">
            <wp:extent cx="5943600" cy="22479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49AFBD7D" w14:textId="77777777" w:rsidR="00325F2A" w:rsidRDefault="00325F2A" w:rsidP="00AE71CF">
      <w:pPr>
        <w:pStyle w:val="Cmsor2"/>
        <w:numPr>
          <w:ilvl w:val="1"/>
          <w:numId w:val="2"/>
        </w:numPr>
        <w:ind w:left="360"/>
        <w:jc w:val="both"/>
        <w:pPrChange w:id="337" w:author="zeusz" w:date="2014-08-20T21:43:00Z">
          <w:pPr>
            <w:pStyle w:val="Cmsor2"/>
            <w:numPr>
              <w:ilvl w:val="1"/>
              <w:numId w:val="4"/>
            </w:numPr>
            <w:ind w:left="360" w:hanging="360"/>
            <w:jc w:val="both"/>
          </w:pPr>
        </w:pPrChange>
      </w:pPr>
      <w:bookmarkStart w:id="338" w:name="_Toc396406140"/>
      <w:r>
        <w:t>Game standings</w:t>
      </w:r>
      <w:bookmarkEnd w:id="338"/>
    </w:p>
    <w:p w14:paraId="76053AF3" w14:textId="77777777" w:rsidR="00DA1BA5" w:rsidRPr="00DA1BA5" w:rsidRDefault="00DA1BA5" w:rsidP="00DE12B5">
      <w:pPr>
        <w:jc w:val="both"/>
      </w:pPr>
      <w:r>
        <w:t>A simple table which automatically calculated by the app. Contains the standings of the betting game. The first column represents the place, the second is the name of the player and the third is the score earned by the players. The last section is evaluated by the achieved points match by match.</w:t>
      </w:r>
    </w:p>
    <w:p w14:paraId="41B3749D" w14:textId="77777777" w:rsidR="00325F2A" w:rsidRPr="00325F2A" w:rsidRDefault="00325F2A" w:rsidP="00DE12B5">
      <w:pPr>
        <w:jc w:val="both"/>
      </w:pPr>
      <w:r>
        <w:rPr>
          <w:noProof/>
        </w:rPr>
        <w:lastRenderedPageBreak/>
        <w:drawing>
          <wp:inline distT="0" distB="0" distL="0" distR="0" wp14:anchorId="64ED0D97" wp14:editId="752F588E">
            <wp:extent cx="3248025" cy="2590800"/>
            <wp:effectExtent l="0" t="0" r="952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2590800"/>
                    </a:xfrm>
                    <a:prstGeom prst="rect">
                      <a:avLst/>
                    </a:prstGeom>
                    <a:noFill/>
                    <a:ln>
                      <a:noFill/>
                    </a:ln>
                  </pic:spPr>
                </pic:pic>
              </a:graphicData>
            </a:graphic>
          </wp:inline>
        </w:drawing>
      </w:r>
    </w:p>
    <w:p w14:paraId="1C8D7A16" w14:textId="77777777" w:rsidR="00325F2A" w:rsidRDefault="00325F2A" w:rsidP="00AE71CF">
      <w:pPr>
        <w:pStyle w:val="Cmsor2"/>
        <w:numPr>
          <w:ilvl w:val="1"/>
          <w:numId w:val="2"/>
        </w:numPr>
        <w:ind w:left="360"/>
        <w:jc w:val="both"/>
        <w:pPrChange w:id="339" w:author="zeusz" w:date="2014-08-20T21:44:00Z">
          <w:pPr>
            <w:pStyle w:val="Cmsor2"/>
            <w:numPr>
              <w:ilvl w:val="1"/>
              <w:numId w:val="4"/>
            </w:numPr>
            <w:ind w:left="360" w:hanging="360"/>
            <w:jc w:val="both"/>
          </w:pPr>
        </w:pPrChange>
      </w:pPr>
      <w:bookmarkStart w:id="340" w:name="_Toc396406141"/>
      <w:r>
        <w:t>Standings of the tournament</w:t>
      </w:r>
      <w:bookmarkEnd w:id="340"/>
    </w:p>
    <w:p w14:paraId="7A9169AB" w14:textId="77777777" w:rsidR="00DA1BA5" w:rsidRPr="00DA1BA5" w:rsidRDefault="000B707D" w:rsidP="00DE12B5">
      <w:pPr>
        <w:jc w:val="both"/>
      </w:pPr>
      <w:r>
        <w:t>This is the part of the portal where the user can check the standings of the tournament. With the purpose of make it well visible the information is shown separately. There is a drop down where it can be selected which stage of the tournament we want to see: Groups, semifinals and so on. In the group stage there are also links for each group so only one group standing is visible at one time.</w:t>
      </w:r>
    </w:p>
    <w:p w14:paraId="378FB07F" w14:textId="77777777" w:rsidR="00325F2A" w:rsidRPr="00325F2A" w:rsidRDefault="008E56FB" w:rsidP="00DE12B5">
      <w:pPr>
        <w:jc w:val="both"/>
      </w:pPr>
      <w:r>
        <w:rPr>
          <w:noProof/>
        </w:rPr>
        <w:drawing>
          <wp:inline distT="0" distB="0" distL="0" distR="0" wp14:anchorId="346545B5" wp14:editId="2C300FFD">
            <wp:extent cx="5943600" cy="2105025"/>
            <wp:effectExtent l="0" t="0" r="0"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1E72B6DB" w14:textId="77777777" w:rsidR="00325F2A" w:rsidRDefault="00325F2A" w:rsidP="00AE71CF">
      <w:pPr>
        <w:pStyle w:val="Cmsor2"/>
        <w:numPr>
          <w:ilvl w:val="1"/>
          <w:numId w:val="2"/>
        </w:numPr>
        <w:ind w:left="360"/>
        <w:jc w:val="both"/>
        <w:pPrChange w:id="341" w:author="zeusz" w:date="2014-08-20T21:44:00Z">
          <w:pPr>
            <w:pStyle w:val="Cmsor2"/>
            <w:numPr>
              <w:ilvl w:val="1"/>
              <w:numId w:val="4"/>
            </w:numPr>
            <w:ind w:left="360" w:hanging="360"/>
            <w:jc w:val="both"/>
          </w:pPr>
        </w:pPrChange>
      </w:pPr>
      <w:bookmarkStart w:id="342" w:name="_Toc396406142"/>
      <w:r>
        <w:t>The fixtures round by round</w:t>
      </w:r>
      <w:bookmarkEnd w:id="342"/>
    </w:p>
    <w:p w14:paraId="31DDA44F" w14:textId="77777777" w:rsidR="000B707D" w:rsidRDefault="00A75EC6" w:rsidP="00DE12B5">
      <w:pPr>
        <w:jc w:val="both"/>
      </w:pPr>
      <w:r>
        <w:t>The last part of the game portal. This panel is simply shows the results of the matches round by round. The shown information of a match here is:</w:t>
      </w:r>
    </w:p>
    <w:p w14:paraId="1EF53FBF" w14:textId="77777777" w:rsidR="00A75EC6" w:rsidRDefault="00A75EC6" w:rsidP="00DE12B5">
      <w:pPr>
        <w:pStyle w:val="Listaszerbekezds"/>
        <w:numPr>
          <w:ilvl w:val="0"/>
          <w:numId w:val="1"/>
        </w:numPr>
        <w:jc w:val="both"/>
      </w:pPr>
      <w:r>
        <w:t>The date of the match</w:t>
      </w:r>
    </w:p>
    <w:p w14:paraId="419B3C15" w14:textId="77777777" w:rsidR="00A75EC6" w:rsidRDefault="00A75EC6" w:rsidP="00DE12B5">
      <w:pPr>
        <w:pStyle w:val="Listaszerbekezds"/>
        <w:numPr>
          <w:ilvl w:val="0"/>
          <w:numId w:val="1"/>
        </w:numPr>
        <w:jc w:val="both"/>
      </w:pPr>
      <w:r>
        <w:t>The opponents</w:t>
      </w:r>
    </w:p>
    <w:p w14:paraId="7B5CC638" w14:textId="77777777" w:rsidR="00A75EC6" w:rsidRDefault="00A75EC6" w:rsidP="00DE12B5">
      <w:pPr>
        <w:pStyle w:val="Listaszerbekezds"/>
        <w:numPr>
          <w:ilvl w:val="0"/>
          <w:numId w:val="1"/>
        </w:numPr>
        <w:jc w:val="both"/>
      </w:pPr>
      <w:r>
        <w:t>The result of the match</w:t>
      </w:r>
    </w:p>
    <w:p w14:paraId="312D5552" w14:textId="77777777" w:rsidR="00A75EC6" w:rsidRDefault="00A75EC6" w:rsidP="00DE12B5">
      <w:pPr>
        <w:pStyle w:val="Listaszerbekezds"/>
        <w:numPr>
          <w:ilvl w:val="0"/>
          <w:numId w:val="1"/>
        </w:numPr>
        <w:jc w:val="both"/>
      </w:pPr>
      <w:r>
        <w:t>The tip of the user</w:t>
      </w:r>
    </w:p>
    <w:p w14:paraId="332EF1BF" w14:textId="77777777" w:rsidR="00A75EC6" w:rsidRPr="000B707D" w:rsidRDefault="00A75EC6" w:rsidP="00DE12B5">
      <w:pPr>
        <w:pStyle w:val="Listaszerbekezds"/>
        <w:numPr>
          <w:ilvl w:val="0"/>
          <w:numId w:val="1"/>
        </w:numPr>
        <w:jc w:val="both"/>
      </w:pPr>
      <w:r>
        <w:t>The achieved points by the user</w:t>
      </w:r>
    </w:p>
    <w:p w14:paraId="2AFD06C0" w14:textId="77777777" w:rsidR="00325F2A" w:rsidRPr="00325F2A" w:rsidRDefault="00DE12B5" w:rsidP="00DE12B5">
      <w:pPr>
        <w:jc w:val="both"/>
      </w:pPr>
      <w:r>
        <w:rPr>
          <w:noProof/>
        </w:rPr>
        <w:lastRenderedPageBreak/>
        <w:drawing>
          <wp:inline distT="0" distB="0" distL="0" distR="0" wp14:anchorId="4AE23194" wp14:editId="6294DE58">
            <wp:extent cx="5934075" cy="2105025"/>
            <wp:effectExtent l="0" t="0" r="9525"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47F8CFD6" w14:textId="77777777" w:rsidR="00BA1877" w:rsidRDefault="00BA1877" w:rsidP="00AE71CF">
      <w:pPr>
        <w:pStyle w:val="Cmsor1"/>
        <w:numPr>
          <w:ilvl w:val="0"/>
          <w:numId w:val="2"/>
        </w:numPr>
        <w:ind w:left="360"/>
        <w:jc w:val="both"/>
        <w:pPrChange w:id="343" w:author="zeusz" w:date="2014-08-20T21:45:00Z">
          <w:pPr>
            <w:pStyle w:val="Cmsor1"/>
            <w:numPr>
              <w:numId w:val="4"/>
            </w:numPr>
            <w:ind w:left="360" w:hanging="360"/>
            <w:jc w:val="both"/>
          </w:pPr>
        </w:pPrChange>
      </w:pPr>
      <w:bookmarkStart w:id="344" w:name="_Toc396406143"/>
      <w:r>
        <w:t>Game portal – With Admin role</w:t>
      </w:r>
      <w:bookmarkEnd w:id="344"/>
    </w:p>
    <w:p w14:paraId="2F4A27A6" w14:textId="77777777" w:rsidR="00A75EC6" w:rsidRDefault="00A75EC6" w:rsidP="00DE12B5">
      <w:pPr>
        <w:jc w:val="both"/>
      </w:pPr>
      <w:r>
        <w:t>If the user owns the game he</w:t>
      </w:r>
      <w:r w:rsidR="00A31FC5">
        <w:t>/she</w:t>
      </w:r>
      <w:r>
        <w:t xml:space="preserve">’s watching then the default view is this. The basic of the admin portal is the same as the </w:t>
      </w:r>
      <w:r w:rsidR="00A31FC5">
        <w:t>user view but there are some other editable contents.</w:t>
      </w:r>
    </w:p>
    <w:p w14:paraId="4ADFDC27" w14:textId="584A8978" w:rsidR="00D34048" w:rsidRDefault="00AE71CF" w:rsidP="00DE12B5">
      <w:pPr>
        <w:pStyle w:val="Cmsor2"/>
        <w:jc w:val="both"/>
      </w:pPr>
      <w:bookmarkStart w:id="345" w:name="_Toc396406144"/>
      <w:ins w:id="346" w:author="zeusz" w:date="2014-08-20T21:45:00Z">
        <w:r>
          <w:t>9</w:t>
        </w:r>
      </w:ins>
      <w:del w:id="347" w:author="zeusz" w:date="2014-08-20T21:45:00Z">
        <w:r w:rsidR="008E56FB" w:rsidDel="00AE71CF">
          <w:delText>8</w:delText>
        </w:r>
      </w:del>
      <w:r w:rsidR="008E56FB">
        <w:t xml:space="preserve">.1 </w:t>
      </w:r>
      <w:r w:rsidR="00D34048">
        <w:t>Opening screen</w:t>
      </w:r>
      <w:bookmarkEnd w:id="345"/>
    </w:p>
    <w:p w14:paraId="090D9DA3" w14:textId="77777777" w:rsidR="002F2379" w:rsidRDefault="00A31FC5" w:rsidP="00DE12B5">
      <w:pPr>
        <w:jc w:val="both"/>
      </w:pPr>
      <w:r>
        <w:t xml:space="preserve">First of all when the user come to the page a modal greets him/her and contains the matches which are waiting for administration. Only those events are here which were in the past and the results should be known. Every </w:t>
      </w:r>
      <w:r w:rsidR="002F2379">
        <w:t>match has its own send button to submit the inputs and there is a send all button below the list. This is an optional stage at this point so there is a “Later” button to postpone this administration task for another time.</w:t>
      </w:r>
    </w:p>
    <w:p w14:paraId="6A65250B" w14:textId="77777777" w:rsidR="00DE12B5" w:rsidRDefault="00DE12B5" w:rsidP="00DE12B5">
      <w:pPr>
        <w:jc w:val="both"/>
      </w:pPr>
      <w:r>
        <w:rPr>
          <w:noProof/>
        </w:rPr>
        <w:drawing>
          <wp:inline distT="0" distB="0" distL="0" distR="0" wp14:anchorId="24561A23" wp14:editId="16356A0A">
            <wp:extent cx="4314825" cy="1790700"/>
            <wp:effectExtent l="0" t="0" r="9525"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790700"/>
                    </a:xfrm>
                    <a:prstGeom prst="rect">
                      <a:avLst/>
                    </a:prstGeom>
                    <a:noFill/>
                    <a:ln>
                      <a:noFill/>
                    </a:ln>
                  </pic:spPr>
                </pic:pic>
              </a:graphicData>
            </a:graphic>
          </wp:inline>
        </w:drawing>
      </w:r>
    </w:p>
    <w:p w14:paraId="454B04FE" w14:textId="3E889BC8" w:rsidR="002F2379" w:rsidRDefault="00AE71CF" w:rsidP="00DE12B5">
      <w:pPr>
        <w:pStyle w:val="Cmsor2"/>
        <w:jc w:val="both"/>
      </w:pPr>
      <w:bookmarkStart w:id="348" w:name="_Toc396406145"/>
      <w:ins w:id="349" w:author="zeusz" w:date="2014-08-20T21:45:00Z">
        <w:r>
          <w:t>9</w:t>
        </w:r>
      </w:ins>
      <w:del w:id="350" w:author="zeusz" w:date="2014-08-20T21:45:00Z">
        <w:r w:rsidR="008E56FB" w:rsidDel="00AE71CF">
          <w:delText>8</w:delText>
        </w:r>
      </w:del>
      <w:r w:rsidR="008E56FB">
        <w:t xml:space="preserve">.2 </w:t>
      </w:r>
      <w:r w:rsidR="002F2379">
        <w:t>Content switching</w:t>
      </w:r>
      <w:bookmarkEnd w:id="348"/>
    </w:p>
    <w:p w14:paraId="6A0B50A0" w14:textId="77777777" w:rsidR="002F2379" w:rsidRDefault="002F2379" w:rsidP="00DE12B5">
      <w:pPr>
        <w:jc w:val="both"/>
      </w:pPr>
      <w:r>
        <w:t>The admin can also take part of the game and play with the others. To achieve this a switching button is placed just under the header and with this the user can change the admin view to the user one.</w:t>
      </w:r>
    </w:p>
    <w:p w14:paraId="4F20E77C" w14:textId="77777777" w:rsidR="00DE12B5" w:rsidRDefault="00DE12B5" w:rsidP="00DE12B5">
      <w:pPr>
        <w:jc w:val="both"/>
      </w:pPr>
      <w:r>
        <w:rPr>
          <w:noProof/>
        </w:rPr>
        <w:drawing>
          <wp:inline distT="0" distB="0" distL="0" distR="0" wp14:anchorId="1A31B363" wp14:editId="7FBBA7D1">
            <wp:extent cx="5943600" cy="62865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3C5D6653" w14:textId="19CD23AC" w:rsidR="002F2379" w:rsidRDefault="00AE71CF" w:rsidP="00DE12B5">
      <w:pPr>
        <w:pStyle w:val="Cmsor2"/>
        <w:jc w:val="both"/>
      </w:pPr>
      <w:bookmarkStart w:id="351" w:name="_Toc396406146"/>
      <w:ins w:id="352" w:author="zeusz" w:date="2014-08-20T21:45:00Z">
        <w:r>
          <w:t>9</w:t>
        </w:r>
      </w:ins>
      <w:del w:id="353" w:author="zeusz" w:date="2014-08-20T21:45:00Z">
        <w:r w:rsidR="008E56FB" w:rsidDel="00AE71CF">
          <w:delText>8</w:delText>
        </w:r>
      </w:del>
      <w:r w:rsidR="008E56FB">
        <w:t xml:space="preserve">.3 </w:t>
      </w:r>
      <w:r w:rsidR="00D34048">
        <w:t>Provide Match Results</w:t>
      </w:r>
      <w:bookmarkEnd w:id="351"/>
    </w:p>
    <w:p w14:paraId="662B55AB" w14:textId="77777777" w:rsidR="00D34048" w:rsidRDefault="00D34048" w:rsidP="00DE12B5">
      <w:pPr>
        <w:jc w:val="both"/>
      </w:pPr>
      <w:r>
        <w:t xml:space="preserve">This part contains the same </w:t>
      </w:r>
      <w:r w:rsidR="00AE1214">
        <w:t xml:space="preserve">as the modal which greets the admin with two extension. First, the standings of the game is also visible here. Second, the custom questions the admin provided when the game created </w:t>
      </w:r>
      <w:r w:rsidR="00AE1214">
        <w:lastRenderedPageBreak/>
        <w:t>are can be answered here. All the answers the players texted are visible here and the correct ones can be chosen.</w:t>
      </w:r>
    </w:p>
    <w:p w14:paraId="278260F5" w14:textId="77777777" w:rsidR="00DE12B5" w:rsidRDefault="00DE12B5" w:rsidP="00DE12B5">
      <w:pPr>
        <w:jc w:val="both"/>
      </w:pPr>
      <w:r>
        <w:rPr>
          <w:noProof/>
        </w:rPr>
        <w:drawing>
          <wp:inline distT="0" distB="0" distL="0" distR="0" wp14:anchorId="5D21E85F" wp14:editId="78DC70A1">
            <wp:extent cx="5943600" cy="28956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FCE56B1" w14:textId="6DDE330E" w:rsidR="00AE1214" w:rsidRDefault="00AE71CF" w:rsidP="00DE12B5">
      <w:pPr>
        <w:pStyle w:val="Cmsor2"/>
        <w:jc w:val="both"/>
      </w:pPr>
      <w:bookmarkStart w:id="354" w:name="_Toc396406147"/>
      <w:ins w:id="355" w:author="zeusz" w:date="2014-08-20T21:46:00Z">
        <w:r>
          <w:t>9</w:t>
        </w:r>
      </w:ins>
      <w:del w:id="356" w:author="zeusz" w:date="2014-08-20T21:46:00Z">
        <w:r w:rsidR="008E56FB" w:rsidDel="00AE71CF">
          <w:delText>8</w:delText>
        </w:r>
      </w:del>
      <w:r w:rsidR="008E56FB">
        <w:t xml:space="preserve">.4 </w:t>
      </w:r>
      <w:r w:rsidR="00AE1214">
        <w:t>Fixtures</w:t>
      </w:r>
      <w:bookmarkEnd w:id="354"/>
    </w:p>
    <w:p w14:paraId="39E0AD47" w14:textId="77777777" w:rsidR="00AE1214" w:rsidRDefault="00AE1214" w:rsidP="00DE12B5">
      <w:pPr>
        <w:jc w:val="both"/>
      </w:pPr>
      <w:r>
        <w:t xml:space="preserve">The fixtures part is also different. The dates are predefined input textboxes where the user can edit </w:t>
      </w:r>
      <w:r w:rsidR="008E56FB">
        <w:t>the actual date of the game. The chosen opponents for the game are also modifiable, from a drop down which contains the possible teams related to the chosen round and the other chosen team.</w:t>
      </w:r>
    </w:p>
    <w:p w14:paraId="7B64429F" w14:textId="77777777" w:rsidR="00DE12B5" w:rsidRDefault="00DE12B5" w:rsidP="00DE12B5">
      <w:pPr>
        <w:jc w:val="both"/>
      </w:pPr>
      <w:r>
        <w:rPr>
          <w:noProof/>
        </w:rPr>
        <w:drawing>
          <wp:inline distT="0" distB="0" distL="0" distR="0" wp14:anchorId="3BD9D4D0" wp14:editId="2EC60103">
            <wp:extent cx="5934075" cy="2609850"/>
            <wp:effectExtent l="0" t="0" r="9525"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505CD90E" w14:textId="77777777" w:rsidR="00DE12B5" w:rsidRPr="00A75EC6" w:rsidRDefault="00DE12B5" w:rsidP="00DE12B5">
      <w:pPr>
        <w:jc w:val="both"/>
      </w:pPr>
    </w:p>
    <w:sectPr w:rsidR="00DE12B5" w:rsidRPr="00A75EC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5" w:author="zeusz" w:date="2014-08-18T22:02:00Z" w:initials="z">
    <w:p w14:paraId="0422BF2C" w14:textId="77777777" w:rsidR="00750986" w:rsidRDefault="00750986">
      <w:pPr>
        <w:pStyle w:val="Jegyzetszveg"/>
      </w:pPr>
      <w:r>
        <w:rPr>
          <w:rStyle w:val="Jegyzethivatkozs"/>
        </w:rPr>
        <w:annotationRef/>
      </w:r>
      <w:r>
        <w:t>Maybe it’s not too high level.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22BF2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F39AD"/>
    <w:multiLevelType w:val="multilevel"/>
    <w:tmpl w:val="CFA47A0E"/>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46421C5B"/>
    <w:multiLevelType w:val="hybridMultilevel"/>
    <w:tmpl w:val="F842A550"/>
    <w:lvl w:ilvl="0" w:tplc="1E76026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963BBC"/>
    <w:multiLevelType w:val="multilevel"/>
    <w:tmpl w:val="B90A488E"/>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04873EA"/>
    <w:multiLevelType w:val="multilevel"/>
    <w:tmpl w:val="8CDA16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68CF1834"/>
    <w:multiLevelType w:val="multilevel"/>
    <w:tmpl w:val="753E360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4"/>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eusz">
    <w15:presenceInfo w15:providerId="None" w15:userId="zeu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2BE"/>
    <w:rsid w:val="000351B1"/>
    <w:rsid w:val="00061CFB"/>
    <w:rsid w:val="0007429D"/>
    <w:rsid w:val="000B707D"/>
    <w:rsid w:val="00170809"/>
    <w:rsid w:val="00192A77"/>
    <w:rsid w:val="002A2A82"/>
    <w:rsid w:val="002F2379"/>
    <w:rsid w:val="00325BAD"/>
    <w:rsid w:val="00325F2A"/>
    <w:rsid w:val="003A3A04"/>
    <w:rsid w:val="0040616B"/>
    <w:rsid w:val="004532BE"/>
    <w:rsid w:val="00470DA6"/>
    <w:rsid w:val="004A31D7"/>
    <w:rsid w:val="004D2CE9"/>
    <w:rsid w:val="004D7CB8"/>
    <w:rsid w:val="004E07F7"/>
    <w:rsid w:val="00507126"/>
    <w:rsid w:val="00750986"/>
    <w:rsid w:val="00857096"/>
    <w:rsid w:val="008A20D4"/>
    <w:rsid w:val="008E56FB"/>
    <w:rsid w:val="0091627A"/>
    <w:rsid w:val="00967D68"/>
    <w:rsid w:val="009A05B5"/>
    <w:rsid w:val="009B0676"/>
    <w:rsid w:val="009D7259"/>
    <w:rsid w:val="00A31FC5"/>
    <w:rsid w:val="00A75EC6"/>
    <w:rsid w:val="00AA4078"/>
    <w:rsid w:val="00AB3069"/>
    <w:rsid w:val="00AB43B9"/>
    <w:rsid w:val="00AD2CD8"/>
    <w:rsid w:val="00AE1214"/>
    <w:rsid w:val="00AE4D8B"/>
    <w:rsid w:val="00AE71CF"/>
    <w:rsid w:val="00B33B31"/>
    <w:rsid w:val="00B6505B"/>
    <w:rsid w:val="00B859F2"/>
    <w:rsid w:val="00BA0ECD"/>
    <w:rsid w:val="00BA1877"/>
    <w:rsid w:val="00C57E90"/>
    <w:rsid w:val="00C915B7"/>
    <w:rsid w:val="00D34048"/>
    <w:rsid w:val="00DA1BA5"/>
    <w:rsid w:val="00DE12B5"/>
    <w:rsid w:val="00EA4100"/>
    <w:rsid w:val="00ED074D"/>
    <w:rsid w:val="00EF45F2"/>
    <w:rsid w:val="00F82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D9C36"/>
  <w15:chartTrackingRefBased/>
  <w15:docId w15:val="{D19390B2-5779-4B13-8534-9C1A2A2CD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57E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7E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C915B7"/>
    <w:pPr>
      <w:ind w:left="720"/>
      <w:contextualSpacing/>
    </w:pPr>
  </w:style>
  <w:style w:type="character" w:customStyle="1" w:styleId="Cmsor1Char">
    <w:name w:val="Címsor 1 Char"/>
    <w:basedOn w:val="Bekezdsalapbettpusa"/>
    <w:link w:val="Cmsor1"/>
    <w:uiPriority w:val="9"/>
    <w:rsid w:val="00C57E90"/>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C57E90"/>
    <w:rPr>
      <w:rFonts w:asciiTheme="majorHAnsi" w:eastAsiaTheme="majorEastAsia" w:hAnsiTheme="majorHAnsi" w:cstheme="majorBidi"/>
      <w:color w:val="2E74B5" w:themeColor="accent1" w:themeShade="BF"/>
      <w:sz w:val="26"/>
      <w:szCs w:val="26"/>
    </w:rPr>
  </w:style>
  <w:style w:type="paragraph" w:styleId="Cm">
    <w:name w:val="Title"/>
    <w:basedOn w:val="Norml"/>
    <w:next w:val="Norml"/>
    <w:link w:val="CmChar"/>
    <w:uiPriority w:val="10"/>
    <w:qFormat/>
    <w:rsid w:val="00C57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C57E90"/>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C57E90"/>
    <w:pPr>
      <w:outlineLvl w:val="9"/>
    </w:pPr>
  </w:style>
  <w:style w:type="paragraph" w:styleId="TJ1">
    <w:name w:val="toc 1"/>
    <w:basedOn w:val="Norml"/>
    <w:next w:val="Norml"/>
    <w:autoRedefine/>
    <w:uiPriority w:val="39"/>
    <w:unhideWhenUsed/>
    <w:rsid w:val="00C57E90"/>
    <w:pPr>
      <w:spacing w:after="100"/>
    </w:pPr>
  </w:style>
  <w:style w:type="paragraph" w:styleId="TJ2">
    <w:name w:val="toc 2"/>
    <w:basedOn w:val="Norml"/>
    <w:next w:val="Norml"/>
    <w:autoRedefine/>
    <w:uiPriority w:val="39"/>
    <w:unhideWhenUsed/>
    <w:rsid w:val="00C57E90"/>
    <w:pPr>
      <w:spacing w:after="100"/>
      <w:ind w:left="220"/>
    </w:pPr>
  </w:style>
  <w:style w:type="character" w:styleId="Hiperhivatkozs">
    <w:name w:val="Hyperlink"/>
    <w:basedOn w:val="Bekezdsalapbettpusa"/>
    <w:uiPriority w:val="99"/>
    <w:unhideWhenUsed/>
    <w:rsid w:val="00C57E90"/>
    <w:rPr>
      <w:color w:val="0563C1" w:themeColor="hyperlink"/>
      <w:u w:val="single"/>
    </w:rPr>
  </w:style>
  <w:style w:type="table" w:styleId="Rcsostblzat">
    <w:name w:val="Table Grid"/>
    <w:basedOn w:val="Normltblzat"/>
    <w:uiPriority w:val="39"/>
    <w:rsid w:val="00C57E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Jegyzethivatkozs">
    <w:name w:val="annotation reference"/>
    <w:basedOn w:val="Bekezdsalapbettpusa"/>
    <w:uiPriority w:val="99"/>
    <w:semiHidden/>
    <w:unhideWhenUsed/>
    <w:rsid w:val="00750986"/>
    <w:rPr>
      <w:sz w:val="16"/>
      <w:szCs w:val="16"/>
    </w:rPr>
  </w:style>
  <w:style w:type="paragraph" w:styleId="Jegyzetszveg">
    <w:name w:val="annotation text"/>
    <w:basedOn w:val="Norml"/>
    <w:link w:val="JegyzetszvegChar"/>
    <w:uiPriority w:val="99"/>
    <w:semiHidden/>
    <w:unhideWhenUsed/>
    <w:rsid w:val="00750986"/>
    <w:pPr>
      <w:spacing w:line="240" w:lineRule="auto"/>
    </w:pPr>
    <w:rPr>
      <w:sz w:val="20"/>
      <w:szCs w:val="20"/>
    </w:rPr>
  </w:style>
  <w:style w:type="character" w:customStyle="1" w:styleId="JegyzetszvegChar">
    <w:name w:val="Jegyzetszöveg Char"/>
    <w:basedOn w:val="Bekezdsalapbettpusa"/>
    <w:link w:val="Jegyzetszveg"/>
    <w:uiPriority w:val="99"/>
    <w:semiHidden/>
    <w:rsid w:val="00750986"/>
    <w:rPr>
      <w:sz w:val="20"/>
      <w:szCs w:val="20"/>
    </w:rPr>
  </w:style>
  <w:style w:type="paragraph" w:styleId="Megjegyzstrgya">
    <w:name w:val="annotation subject"/>
    <w:basedOn w:val="Jegyzetszveg"/>
    <w:next w:val="Jegyzetszveg"/>
    <w:link w:val="MegjegyzstrgyaChar"/>
    <w:uiPriority w:val="99"/>
    <w:semiHidden/>
    <w:unhideWhenUsed/>
    <w:rsid w:val="00750986"/>
    <w:rPr>
      <w:b/>
      <w:bCs/>
    </w:rPr>
  </w:style>
  <w:style w:type="character" w:customStyle="1" w:styleId="MegjegyzstrgyaChar">
    <w:name w:val="Megjegyzés tárgya Char"/>
    <w:basedOn w:val="JegyzetszvegChar"/>
    <w:link w:val="Megjegyzstrgya"/>
    <w:uiPriority w:val="99"/>
    <w:semiHidden/>
    <w:rsid w:val="00750986"/>
    <w:rPr>
      <w:b/>
      <w:bCs/>
      <w:sz w:val="20"/>
      <w:szCs w:val="20"/>
    </w:rPr>
  </w:style>
  <w:style w:type="paragraph" w:styleId="Buborkszveg">
    <w:name w:val="Balloon Text"/>
    <w:basedOn w:val="Norml"/>
    <w:link w:val="BuborkszvegChar"/>
    <w:uiPriority w:val="99"/>
    <w:semiHidden/>
    <w:unhideWhenUsed/>
    <w:rsid w:val="00750986"/>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50986"/>
    <w:rPr>
      <w:rFonts w:ascii="Segoe UI" w:hAnsi="Segoe UI" w:cs="Segoe UI"/>
      <w:sz w:val="18"/>
      <w:szCs w:val="18"/>
    </w:rPr>
  </w:style>
  <w:style w:type="character" w:styleId="Erskiemels">
    <w:name w:val="Intense Emphasis"/>
    <w:basedOn w:val="Bekezdsalapbettpusa"/>
    <w:uiPriority w:val="21"/>
    <w:qFormat/>
    <w:rsid w:val="00AD2CD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BB484-DB54-46B4-A915-3D2BD93D1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3273</TotalTime>
  <Pages>16</Pages>
  <Words>2522</Words>
  <Characters>14376</Characters>
  <Application>Microsoft Office Word</Application>
  <DocSecurity>0</DocSecurity>
  <Lines>119</Lines>
  <Paragraphs>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zeusz</dc:creator>
  <cp:keywords/>
  <dc:description/>
  <cp:lastModifiedBy>zeusz</cp:lastModifiedBy>
  <cp:revision>14</cp:revision>
  <dcterms:created xsi:type="dcterms:W3CDTF">2014-07-13T15:57:00Z</dcterms:created>
  <dcterms:modified xsi:type="dcterms:W3CDTF">2014-08-21T15:40:00Z</dcterms:modified>
</cp:coreProperties>
</file>